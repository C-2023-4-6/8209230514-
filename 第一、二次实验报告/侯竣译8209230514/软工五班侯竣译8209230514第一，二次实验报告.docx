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A35A" w14:textId="77777777" w:rsidR="000577BC"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2F82A4D7" w14:textId="77777777" w:rsidR="000577BC"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41FA8A39" w14:textId="77777777" w:rsidR="000577BC" w:rsidRDefault="000577BC">
      <w:pPr>
        <w:spacing w:beforeLines="50" w:before="156" w:afterLines="50" w:after="156" w:line="400" w:lineRule="exact"/>
        <w:jc w:val="center"/>
        <w:rPr>
          <w:rFonts w:ascii="仿宋_GB2312" w:eastAsia="仿宋_GB2312" w:hAnsi="仿宋_GB2312" w:cs="仿宋_GB2312"/>
          <w:b/>
          <w:bCs/>
          <w:sz w:val="24"/>
        </w:rPr>
      </w:pPr>
    </w:p>
    <w:p w14:paraId="43957670" w14:textId="77777777" w:rsidR="000577BC" w:rsidRDefault="000577BC">
      <w:pPr>
        <w:spacing w:beforeLines="50" w:before="156" w:afterLines="50" w:after="156" w:line="400" w:lineRule="exact"/>
        <w:jc w:val="center"/>
        <w:rPr>
          <w:rFonts w:ascii="仿宋_GB2312" w:eastAsia="仿宋_GB2312" w:hAnsi="仿宋_GB2312" w:cs="仿宋_GB2312"/>
          <w:b/>
          <w:bCs/>
          <w:sz w:val="24"/>
        </w:rPr>
      </w:pPr>
    </w:p>
    <w:p w14:paraId="57ED7656" w14:textId="77777777" w:rsidR="000577BC"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软件工程5班</w:t>
      </w:r>
      <w:r>
        <w:rPr>
          <w:rFonts w:ascii="仿宋_GB2312" w:eastAsia="仿宋_GB2312" w:hAnsi="仿宋_GB2312" w:cs="仿宋_GB2312"/>
          <w:sz w:val="24"/>
          <w:u w:val="single"/>
        </w:rPr>
        <w:t xml:space="preserve">        </w:t>
      </w:r>
    </w:p>
    <w:p w14:paraId="4BE19E4D" w14:textId="77777777" w:rsidR="000577BC"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8209230514</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2982E0BE" w14:textId="77777777" w:rsidR="000577BC"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侯竣译</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1CF49AAA" w14:textId="77777777" w:rsidR="000577BC" w:rsidRDefault="000577BC">
      <w:pPr>
        <w:spacing w:line="400" w:lineRule="exact"/>
        <w:jc w:val="left"/>
        <w:rPr>
          <w:rFonts w:ascii="仿宋_GB2312" w:eastAsia="仿宋_GB2312" w:hAnsi="仿宋_GB2312" w:cs="仿宋_GB2312"/>
          <w:sz w:val="24"/>
          <w:u w:val="single"/>
        </w:rPr>
      </w:pPr>
    </w:p>
    <w:p w14:paraId="6EDE23BA" w14:textId="77777777" w:rsidR="000577BC" w:rsidRDefault="000577BC">
      <w:pPr>
        <w:spacing w:line="400" w:lineRule="exact"/>
        <w:jc w:val="left"/>
        <w:rPr>
          <w:rFonts w:ascii="仿宋_GB2312" w:eastAsia="仿宋_GB2312" w:hAnsi="仿宋_GB2312" w:cs="仿宋_GB2312"/>
          <w:sz w:val="24"/>
          <w:u w:val="single"/>
        </w:rPr>
      </w:pPr>
    </w:p>
    <w:p w14:paraId="5B0D8AB5"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5"/>
        <w:tblW w:w="0" w:type="auto"/>
        <w:tblLook w:val="04A0" w:firstRow="1" w:lastRow="0" w:firstColumn="1" w:lastColumn="0" w:noHBand="0" w:noVBand="1"/>
      </w:tblPr>
      <w:tblGrid>
        <w:gridCol w:w="1217"/>
        <w:gridCol w:w="1217"/>
        <w:gridCol w:w="1217"/>
        <w:gridCol w:w="1217"/>
        <w:gridCol w:w="1217"/>
        <w:gridCol w:w="1217"/>
        <w:gridCol w:w="1217"/>
      </w:tblGrid>
      <w:tr w:rsidR="000577BC" w14:paraId="51567B58" w14:textId="77777777">
        <w:trPr>
          <w:trHeight w:val="408"/>
        </w:trPr>
        <w:tc>
          <w:tcPr>
            <w:tcW w:w="1217" w:type="dxa"/>
          </w:tcPr>
          <w:p w14:paraId="318F3093"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5D4743AE"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实验一</w:t>
            </w:r>
          </w:p>
        </w:tc>
        <w:tc>
          <w:tcPr>
            <w:tcW w:w="1217" w:type="dxa"/>
          </w:tcPr>
          <w:p w14:paraId="11FC409B"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15473E59"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692F8D1C"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60454E86"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5DE26556"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0577BC" w14:paraId="4234C011" w14:textId="77777777">
        <w:trPr>
          <w:trHeight w:val="417"/>
        </w:trPr>
        <w:tc>
          <w:tcPr>
            <w:tcW w:w="1217" w:type="dxa"/>
          </w:tcPr>
          <w:p w14:paraId="7DC6B668"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4B50B302" w14:textId="77777777" w:rsidR="000577BC" w:rsidRDefault="000577BC">
            <w:pPr>
              <w:spacing w:line="400" w:lineRule="exact"/>
              <w:jc w:val="left"/>
              <w:rPr>
                <w:rFonts w:ascii="仿宋_GB2312" w:eastAsia="仿宋_GB2312" w:hAnsi="仿宋_GB2312" w:cs="仿宋_GB2312"/>
                <w:b/>
                <w:bCs/>
                <w:sz w:val="24"/>
              </w:rPr>
            </w:pPr>
          </w:p>
        </w:tc>
        <w:tc>
          <w:tcPr>
            <w:tcW w:w="1217" w:type="dxa"/>
          </w:tcPr>
          <w:p w14:paraId="71F03E0C" w14:textId="77777777" w:rsidR="000577BC" w:rsidRDefault="000577BC">
            <w:pPr>
              <w:spacing w:line="400" w:lineRule="exact"/>
              <w:jc w:val="left"/>
              <w:rPr>
                <w:rFonts w:ascii="仿宋_GB2312" w:eastAsia="仿宋_GB2312" w:hAnsi="仿宋_GB2312" w:cs="仿宋_GB2312"/>
                <w:b/>
                <w:bCs/>
                <w:sz w:val="24"/>
              </w:rPr>
            </w:pPr>
          </w:p>
        </w:tc>
        <w:tc>
          <w:tcPr>
            <w:tcW w:w="1217" w:type="dxa"/>
          </w:tcPr>
          <w:p w14:paraId="288948E6" w14:textId="77777777" w:rsidR="000577BC" w:rsidRDefault="000577BC">
            <w:pPr>
              <w:spacing w:line="400" w:lineRule="exact"/>
              <w:jc w:val="left"/>
              <w:rPr>
                <w:rFonts w:ascii="仿宋_GB2312" w:eastAsia="仿宋_GB2312" w:hAnsi="仿宋_GB2312" w:cs="仿宋_GB2312"/>
                <w:b/>
                <w:bCs/>
                <w:sz w:val="24"/>
              </w:rPr>
            </w:pPr>
          </w:p>
        </w:tc>
        <w:tc>
          <w:tcPr>
            <w:tcW w:w="1217" w:type="dxa"/>
          </w:tcPr>
          <w:p w14:paraId="35BE60D1" w14:textId="77777777" w:rsidR="000577BC" w:rsidRDefault="000577BC">
            <w:pPr>
              <w:spacing w:line="400" w:lineRule="exact"/>
              <w:jc w:val="left"/>
              <w:rPr>
                <w:rFonts w:ascii="仿宋_GB2312" w:eastAsia="仿宋_GB2312" w:hAnsi="仿宋_GB2312" w:cs="仿宋_GB2312"/>
                <w:b/>
                <w:bCs/>
                <w:sz w:val="24"/>
              </w:rPr>
            </w:pPr>
          </w:p>
        </w:tc>
        <w:tc>
          <w:tcPr>
            <w:tcW w:w="1217" w:type="dxa"/>
          </w:tcPr>
          <w:p w14:paraId="639513C8" w14:textId="77777777" w:rsidR="000577BC" w:rsidRDefault="000577BC">
            <w:pPr>
              <w:spacing w:line="400" w:lineRule="exact"/>
              <w:jc w:val="left"/>
              <w:rPr>
                <w:rFonts w:ascii="仿宋_GB2312" w:eastAsia="仿宋_GB2312" w:hAnsi="仿宋_GB2312" w:cs="仿宋_GB2312"/>
                <w:b/>
                <w:bCs/>
                <w:sz w:val="24"/>
              </w:rPr>
            </w:pPr>
          </w:p>
        </w:tc>
        <w:tc>
          <w:tcPr>
            <w:tcW w:w="1217" w:type="dxa"/>
          </w:tcPr>
          <w:p w14:paraId="6924C209" w14:textId="77777777" w:rsidR="000577BC" w:rsidRDefault="000577BC">
            <w:pPr>
              <w:spacing w:line="400" w:lineRule="exact"/>
              <w:jc w:val="left"/>
              <w:rPr>
                <w:rFonts w:ascii="仿宋_GB2312" w:eastAsia="仿宋_GB2312" w:hAnsi="仿宋_GB2312" w:cs="仿宋_GB2312"/>
                <w:b/>
                <w:bCs/>
                <w:sz w:val="24"/>
              </w:rPr>
            </w:pPr>
          </w:p>
        </w:tc>
      </w:tr>
    </w:tbl>
    <w:p w14:paraId="7CB91C1F" w14:textId="77777777" w:rsidR="000577BC" w:rsidRDefault="000577BC">
      <w:pPr>
        <w:spacing w:line="400" w:lineRule="exact"/>
        <w:jc w:val="left"/>
        <w:rPr>
          <w:rFonts w:ascii="仿宋_GB2312" w:eastAsia="仿宋_GB2312" w:hAnsi="仿宋_GB2312" w:cs="仿宋_GB2312"/>
          <w:b/>
          <w:bCs/>
          <w:sz w:val="24"/>
        </w:rPr>
      </w:pPr>
    </w:p>
    <w:p w14:paraId="6478CA32"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08F1C09A" w14:textId="77777777" w:rsidR="000577BC" w:rsidRDefault="000577BC">
      <w:pPr>
        <w:rPr>
          <w:rFonts w:ascii="仿宋_GB2312" w:eastAsia="仿宋_GB2312" w:hAnsi="仿宋_GB2312" w:cs="仿宋_GB2312"/>
          <w:b/>
          <w:bCs/>
          <w:sz w:val="24"/>
        </w:rPr>
      </w:pPr>
    </w:p>
    <w:p w14:paraId="3D767EA8" w14:textId="77777777" w:rsidR="000577BC" w:rsidRDefault="000577BC">
      <w:pPr>
        <w:rPr>
          <w:rFonts w:ascii="仿宋_GB2312" w:eastAsia="仿宋_GB2312" w:hAnsi="仿宋_GB2312" w:cs="仿宋_GB2312"/>
          <w:b/>
          <w:bCs/>
          <w:sz w:val="24"/>
        </w:rPr>
      </w:pPr>
    </w:p>
    <w:p w14:paraId="05E5BB0B" w14:textId="77777777" w:rsidR="000577BC" w:rsidRDefault="00000000">
      <w:pPr>
        <w:widowControl/>
        <w:jc w:val="center"/>
        <w:rPr>
          <w:rFonts w:ascii="楷体_GB2312" w:eastAsia="楷体_GB2312" w:hAnsi="楷体_GB2312" w:cs="楷体_GB2312"/>
          <w:sz w:val="30"/>
          <w:szCs w:val="30"/>
        </w:rPr>
      </w:pPr>
      <w:r>
        <w:rPr>
          <w:rFonts w:ascii="楷体_GB2312" w:eastAsia="楷体_GB2312" w:hAnsi="楷体_GB2312" w:cs="楷体_GB2312" w:hint="eastAsia"/>
          <w:b/>
          <w:bCs/>
          <w:sz w:val="30"/>
          <w:szCs w:val="30"/>
        </w:rPr>
        <w:t>实验一、</w:t>
      </w:r>
      <w:r>
        <w:rPr>
          <w:rFonts w:ascii="楷体_GB2312" w:eastAsia="楷体_GB2312" w:hAnsi="楷体_GB2312" w:cs="楷体_GB2312" w:hint="eastAsia"/>
          <w:b/>
          <w:bCs/>
          <w:color w:val="000000"/>
          <w:kern w:val="0"/>
          <w:sz w:val="30"/>
          <w:szCs w:val="30"/>
          <w:lang w:bidi="ar"/>
        </w:rPr>
        <w:t>实验环境与简单程序设计</w:t>
      </w:r>
    </w:p>
    <w:p w14:paraId="59453776"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4F6D98FC" w14:textId="77777777" w:rsidR="000577BC"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1、掌握集成开发环境，掌握C++程序的基本要素以及完整的C++程序开发过程。</w:t>
      </w:r>
    </w:p>
    <w:p w14:paraId="3A92E3B3" w14:textId="77777777" w:rsidR="000577BC"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2、掌握基本数据类型、运算符和表达式的使用。理解隐式转换和强制转换，理解数据超过该数据类型</w:t>
      </w:r>
    </w:p>
    <w:p w14:paraId="30360FF0" w14:textId="77777777" w:rsidR="000577BC"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表示范围时的溢出。掌握不同数据之间的混合算术运算中数据类型的转换。</w:t>
      </w:r>
    </w:p>
    <w:p w14:paraId="250E2FB9" w14:textId="77777777" w:rsidR="000577BC"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3、变量的定义与常量的使用。</w:t>
      </w:r>
    </w:p>
    <w:p w14:paraId="2C499543" w14:textId="77777777" w:rsidR="000577BC"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4、输入、输出的实现。</w:t>
      </w:r>
    </w:p>
    <w:p w14:paraId="1DF00901" w14:textId="77777777" w:rsidR="000577BC"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5、编译信息的理解与错误的修改。</w:t>
      </w:r>
    </w:p>
    <w:p w14:paraId="1C9620CA" w14:textId="77777777" w:rsidR="000577BC" w:rsidRDefault="00000000">
      <w:pPr>
        <w:widowControl/>
        <w:spacing w:line="400" w:lineRule="atLeast"/>
        <w:ind w:firstLineChars="200" w:firstLine="360"/>
        <w:jc w:val="left"/>
        <w:rPr>
          <w:rFonts w:ascii="仿宋_GB2312" w:eastAsia="仿宋_GB2312" w:hAnsi="仿宋_GB2312" w:cs="仿宋_GB2312"/>
          <w:color w:val="000000"/>
          <w:kern w:val="0"/>
          <w:sz w:val="24"/>
          <w:lang w:bidi="ar"/>
        </w:rPr>
      </w:pPr>
      <w:r>
        <w:rPr>
          <w:rFonts w:ascii="仿宋_GB2312" w:eastAsia="仿宋_GB2312" w:hAnsi="仿宋_GB2312" w:cs="仿宋_GB2312" w:hint="eastAsia"/>
          <w:color w:val="000000"/>
          <w:kern w:val="0"/>
          <w:sz w:val="18"/>
          <w:szCs w:val="18"/>
          <w:lang w:bidi="ar"/>
        </w:rPr>
        <w:t>6、简单程序的设计</w:t>
      </w:r>
      <w:r>
        <w:rPr>
          <w:rFonts w:ascii="仿宋_GB2312" w:eastAsia="仿宋_GB2312" w:hAnsi="仿宋_GB2312" w:cs="仿宋_GB2312" w:hint="eastAsia"/>
          <w:color w:val="000000"/>
          <w:kern w:val="0"/>
          <w:sz w:val="24"/>
          <w:lang w:bidi="ar"/>
        </w:rPr>
        <w:t>。</w:t>
      </w:r>
    </w:p>
    <w:p w14:paraId="4674AC6A" w14:textId="77777777" w:rsidR="000577BC"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05073FD8" w14:textId="77777777" w:rsidR="000577BC"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熟悉C++编程环境，可以使用VS；对已经能熟练掌握C++开发环境的同学，可</w:t>
      </w:r>
    </w:p>
    <w:p w14:paraId="0228F313" w14:textId="77777777" w:rsidR="000577BC"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以跳过本部分内容）</w:t>
      </w:r>
    </w:p>
    <w:p w14:paraId="7801DCD1" w14:textId="77777777" w:rsidR="000577BC" w:rsidRDefault="00000000">
      <w:pPr>
        <w:widowControl/>
        <w:spacing w:line="400" w:lineRule="exact"/>
        <w:jc w:val="left"/>
        <w:rPr>
          <w:rFonts w:ascii="仿宋_GB2312" w:eastAsia="仿宋_GB2312" w:hAnsi="仿宋_GB2312" w:cs="仿宋_GB2312"/>
          <w:b/>
          <w:bCs/>
          <w:sz w:val="18"/>
          <w:szCs w:val="18"/>
        </w:rPr>
      </w:pPr>
      <w:r>
        <w:rPr>
          <w:rFonts w:ascii="仿宋_GB2312" w:eastAsia="仿宋_GB2312" w:hAnsi="仿宋_GB2312" w:cs="仿宋_GB2312" w:hint="eastAsia"/>
          <w:b/>
          <w:bCs/>
          <w:sz w:val="18"/>
          <w:szCs w:val="18"/>
        </w:rPr>
        <w:t>1.</w:t>
      </w:r>
      <w:r>
        <w:rPr>
          <w:rFonts w:ascii="仿宋_GB2312" w:eastAsia="仿宋_GB2312" w:hAnsi="仿宋_GB2312" w:cs="仿宋_GB2312" w:hint="eastAsia"/>
          <w:b/>
          <w:bCs/>
          <w:color w:val="000000"/>
          <w:kern w:val="0"/>
          <w:sz w:val="18"/>
          <w:szCs w:val="18"/>
          <w:lang w:bidi="ar"/>
        </w:rPr>
        <w:t>编辑输入下列程序，找出下面代码的错误并改正：</w:t>
      </w:r>
    </w:p>
    <w:p w14:paraId="7A81319D"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49595656"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0351F64A"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main()</w:t>
      </w:r>
    </w:p>
    <w:p w14:paraId="7A622E93"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23A1B85D"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lastRenderedPageBreak/>
        <w:tab/>
      </w:r>
      <w:r>
        <w:rPr>
          <w:rFonts w:ascii="仿宋_GB2312" w:eastAsia="仿宋_GB2312" w:hAnsi="仿宋_GB2312" w:cs="仿宋_GB2312" w:hint="eastAsia"/>
          <w:color w:val="0000FF"/>
          <w:sz w:val="18"/>
          <w:szCs w:val="18"/>
        </w:rPr>
        <w:t xml:space="preserve">Int </w:t>
      </w:r>
      <w:r>
        <w:rPr>
          <w:rFonts w:ascii="仿宋_GB2312" w:eastAsia="仿宋_GB2312" w:hAnsi="仿宋_GB2312" w:cs="仿宋_GB2312" w:hint="eastAsia"/>
          <w:color w:val="000000"/>
          <w:sz w:val="18"/>
          <w:szCs w:val="18"/>
        </w:rPr>
        <w:t>i = k + 1;</w:t>
      </w:r>
    </w:p>
    <w:p w14:paraId="0E2A950A"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i++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12A45E87"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i = 1;</w:t>
      </w:r>
    </w:p>
    <w:p w14:paraId="46CB15DE"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i++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7812C1A8"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"Welcome to C++"</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endl;</w:t>
      </w:r>
    </w:p>
    <w:p w14:paraId="029C4C56"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return</w:t>
      </w:r>
      <w:r>
        <w:rPr>
          <w:rFonts w:ascii="仿宋_GB2312" w:eastAsia="仿宋_GB2312" w:hAnsi="仿宋_GB2312" w:cs="仿宋_GB2312" w:hint="eastAsia"/>
          <w:color w:val="000000"/>
          <w:sz w:val="18"/>
          <w:szCs w:val="18"/>
        </w:rPr>
        <w:t xml:space="preserve"> 0;</w:t>
      </w:r>
    </w:p>
    <w:p w14:paraId="41292DEC" w14:textId="77777777" w:rsidR="000577BC"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sz w:val="18"/>
          <w:szCs w:val="18"/>
        </w:rPr>
        <w:t>}</w:t>
      </w:r>
    </w:p>
    <w:p w14:paraId="63D396CB" w14:textId="77777777" w:rsidR="000577BC"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hint="eastAsia"/>
          <w:b/>
          <w:bCs/>
          <w:color w:val="000000"/>
          <w:kern w:val="0"/>
          <w:sz w:val="18"/>
          <w:szCs w:val="18"/>
          <w:lang w:bidi="ar"/>
        </w:rPr>
        <w:t>求圆锥的体积：要求键盘输入圆锥底的半径、锥高，使用标识符常量定义圆周率。</w:t>
      </w:r>
    </w:p>
    <w:p w14:paraId="474CD558" w14:textId="77777777" w:rsidR="000577BC"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(1)创建一个控制台项目 </w:t>
      </w:r>
    </w:p>
    <w:p w14:paraId="69A16483" w14:textId="77777777" w:rsidR="000577BC"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(2)在文件中输入程序内容，存盘 </w:t>
      </w:r>
    </w:p>
    <w:p w14:paraId="6F99E3BB" w14:textId="77777777" w:rsidR="000577BC"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(3)编译、连接、运行；观察结果</w:t>
      </w:r>
    </w:p>
    <w:p w14:paraId="7DC27D95" w14:textId="77777777" w:rsidR="000577BC"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sz w:val="18"/>
          <w:szCs w:val="18"/>
        </w:rPr>
        <w:t>3</w:t>
      </w:r>
      <w:r>
        <w:rPr>
          <w:rFonts w:ascii="仿宋_GB2312" w:eastAsia="仿宋_GB2312" w:hAnsi="仿宋_GB2312" w:cs="仿宋_GB2312" w:hint="eastAsia"/>
          <w:sz w:val="18"/>
          <w:szCs w:val="18"/>
        </w:rPr>
        <w:t>.</w:t>
      </w:r>
      <w:r>
        <w:rPr>
          <w:rFonts w:ascii="仿宋_GB2312" w:eastAsia="仿宋_GB2312" w:hAnsi="仿宋_GB2312" w:cs="仿宋_GB2312" w:hint="eastAsia"/>
          <w:b/>
          <w:bCs/>
          <w:color w:val="000000"/>
          <w:kern w:val="0"/>
          <w:sz w:val="18"/>
          <w:szCs w:val="18"/>
          <w:lang w:bidi="ar"/>
        </w:rPr>
        <w:t>通过下面程序验证你所使用系统上运行的C++编译器中每个基本数据类型的长度。</w:t>
      </w:r>
    </w:p>
    <w:p w14:paraId="2958B8B0"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4BB1FFA5"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06A93044"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main()</w:t>
      </w:r>
    </w:p>
    <w:p w14:paraId="23AD5395"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4B6C3B6B"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"char length:"</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sizeof</w:t>
      </w:r>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char</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12304BDE"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"int length:"</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sizeof</w:t>
      </w:r>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61DB4EE0" w14:textId="77777777" w:rsidR="000577BC"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sz w:val="18"/>
          <w:szCs w:val="18"/>
        </w:rPr>
        <w:t>}</w:t>
      </w:r>
    </w:p>
    <w:p w14:paraId="356DCF4D" w14:textId="77777777" w:rsidR="000577BC" w:rsidRDefault="00000000">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4.观察下面程序的执行结果。</w:t>
      </w:r>
    </w:p>
    <w:p w14:paraId="50B69457"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&lt;iostream&gt;</w:t>
      </w:r>
    </w:p>
    <w:p w14:paraId="07659F82"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&lt;iomanip&gt;</w:t>
      </w:r>
    </w:p>
    <w:p w14:paraId="60A4DFCB"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using namespace std;</w:t>
      </w:r>
    </w:p>
    <w:p w14:paraId="302A56F9"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int main()</w:t>
      </w:r>
    </w:p>
    <w:p w14:paraId="63575B55"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unsigned int testUnint=65534;//oxfffe</w:t>
      </w:r>
    </w:p>
    <w:p w14:paraId="2957B3A8"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unsigned int 1 type:"" &lt;&lt; testUnint&lt;&lt; end;//&lt;&lt;oct;</w:t>
      </w:r>
    </w:p>
    <w:p w14:paraId="2493FD77"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char type:!" &lt;&lt; static_ cast&lt;char&gt;(testUnint)&lt;&lt; endl;</w:t>
      </w:r>
    </w:p>
    <w:p w14:paraId="5C6F7201"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short type:" &lt;&lt; static_ cast&lt;short&gt;(testUnint)&lt;&lt; endl;//为什么结果为-2?:</w:t>
      </w:r>
    </w:p>
    <w:p w14:paraId="3A757DE9"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int type:" &lt;&lt; static_ cast&lt;int&gt;. (testUnint)&lt;&lt; endl;</w:t>
      </w:r>
    </w:p>
    <w:p w14:paraId="486C1C8D"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double type:"&lt;&lt; static cast&lt;double&gt;(testUnint)&lt;&lt; endl;</w:t>
      </w:r>
    </w:p>
    <w:p w14:paraId="76901CF1"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double type:" &lt;&lt;setprecision(4)&lt;&lt; static_ cast&lt;double&gt;(testUnint)&lt;&lt; endl;</w:t>
      </w:r>
    </w:p>
    <w:p w14:paraId="11B353F2"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Hex unsigned int type:" &lt;&lt;hex&lt;&lt; testUnint&lt;&lt; endl; //16进制输出</w:t>
      </w:r>
    </w:p>
    <w:p w14:paraId="27A83146"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system("pause");</w:t>
      </w:r>
    </w:p>
    <w:p w14:paraId="7A771368" w14:textId="77777777" w:rsidR="000577BC"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return 0;</w:t>
      </w:r>
    </w:p>
    <w:p w14:paraId="453079D6" w14:textId="77777777" w:rsidR="000577BC" w:rsidRDefault="00000000">
      <w:pPr>
        <w:spacing w:line="360" w:lineRule="auto"/>
        <w:jc w:val="left"/>
        <w:rPr>
          <w:rFonts w:ascii="仿宋_GB2312" w:eastAsia="仿宋_GB2312" w:hAnsi="仿宋_GB2312" w:cs="仿宋_GB2312"/>
          <w:b/>
          <w:bCs/>
          <w:sz w:val="18"/>
          <w:szCs w:val="18"/>
        </w:rPr>
      </w:pPr>
      <w:r>
        <w:rPr>
          <w:rFonts w:ascii="仿宋_GB2312" w:eastAsia="仿宋_GB2312" w:hAnsi="仿宋_GB2312" w:cs="仿宋_GB2312" w:hint="eastAsia"/>
          <w:b/>
          <w:bCs/>
          <w:color w:val="000000"/>
          <w:sz w:val="18"/>
          <w:szCs w:val="18"/>
        </w:rPr>
        <w:t>自己编程测试一下将testUnint按8进制输出&lt;&lt;oct;je_将一个实数转换成int,观察结果。</w:t>
      </w:r>
    </w:p>
    <w:p w14:paraId="6FBEE6B9" w14:textId="77777777" w:rsidR="000577BC" w:rsidRDefault="00000000">
      <w:pPr>
        <w:widowControl/>
        <w:spacing w:line="360" w:lineRule="auto"/>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sz w:val="18"/>
          <w:szCs w:val="18"/>
        </w:rPr>
        <w:lastRenderedPageBreak/>
        <w:t>5.</w:t>
      </w:r>
      <w:r>
        <w:rPr>
          <w:rFonts w:ascii="仿宋_GB2312" w:eastAsia="仿宋_GB2312" w:hAnsi="仿宋_GB2312" w:cs="仿宋_GB2312" w:hint="eastAsia"/>
          <w:b/>
          <w:bCs/>
          <w:color w:val="000000"/>
          <w:kern w:val="0"/>
          <w:sz w:val="18"/>
          <w:szCs w:val="18"/>
          <w:lang w:bidi="ar"/>
        </w:rPr>
        <w:t>编程，输入华氏温度，将其转换为摄氏温度后输出（保留两位小数）。</w:t>
      </w:r>
    </w:p>
    <w:p w14:paraId="09A63B33"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4939CDE5" w14:textId="77777777" w:rsidR="000577BC" w:rsidRDefault="00000000">
      <w:pPr>
        <w:widowControl/>
        <w:spacing w:line="360" w:lineRule="auto"/>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1.</w:t>
      </w:r>
    </w:p>
    <w:p w14:paraId="499CB723" w14:textId="77777777" w:rsidR="000577BC" w:rsidRDefault="00000000">
      <w:pPr>
        <w:widowControl/>
        <w:spacing w:line="360" w:lineRule="auto"/>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noProof/>
          <w:color w:val="000000"/>
          <w:kern w:val="0"/>
          <w:sz w:val="18"/>
          <w:szCs w:val="18"/>
          <w:lang w:bidi="ar"/>
        </w:rPr>
        <w:drawing>
          <wp:inline distT="0" distB="0" distL="114300" distR="114300" wp14:anchorId="2B1065FD" wp14:editId="2F25646B">
            <wp:extent cx="4348480" cy="1680210"/>
            <wp:effectExtent l="0" t="0" r="7620" b="8890"/>
            <wp:docPr id="1" name="图片 1" descr="实验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实验一1"/>
                    <pic:cNvPicPr>
                      <a:picLocks noChangeAspect="1"/>
                    </pic:cNvPicPr>
                  </pic:nvPicPr>
                  <pic:blipFill>
                    <a:blip r:embed="rId5"/>
                    <a:srcRect r="17434" b="41808"/>
                    <a:stretch>
                      <a:fillRect/>
                    </a:stretch>
                  </pic:blipFill>
                  <pic:spPr>
                    <a:xfrm>
                      <a:off x="0" y="0"/>
                      <a:ext cx="4348480" cy="1680210"/>
                    </a:xfrm>
                    <a:prstGeom prst="rect">
                      <a:avLst/>
                    </a:prstGeom>
                  </pic:spPr>
                </pic:pic>
              </a:graphicData>
            </a:graphic>
          </wp:inline>
        </w:drawing>
      </w:r>
    </w:p>
    <w:p w14:paraId="1C2A979A" w14:textId="77777777" w:rsidR="000577BC" w:rsidRDefault="00000000">
      <w:pPr>
        <w:spacing w:line="360" w:lineRule="auto"/>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2.</w:t>
      </w:r>
    </w:p>
    <w:p w14:paraId="2906B947"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inline distT="0" distB="0" distL="114300" distR="114300" wp14:anchorId="488A179D" wp14:editId="74B8CB75">
            <wp:extent cx="4417695" cy="1481455"/>
            <wp:effectExtent l="0" t="0" r="0" b="0"/>
            <wp:docPr id="3" name="图片 3" descr="实验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验一2"/>
                    <pic:cNvPicPr>
                      <a:picLocks noChangeAspect="1"/>
                    </pic:cNvPicPr>
                  </pic:nvPicPr>
                  <pic:blipFill>
                    <a:blip r:embed="rId6"/>
                    <a:srcRect r="16120" b="54996"/>
                    <a:stretch>
                      <a:fillRect/>
                    </a:stretch>
                  </pic:blipFill>
                  <pic:spPr>
                    <a:xfrm>
                      <a:off x="0" y="0"/>
                      <a:ext cx="4417695" cy="1481455"/>
                    </a:xfrm>
                    <a:prstGeom prst="rect">
                      <a:avLst/>
                    </a:prstGeom>
                  </pic:spPr>
                </pic:pic>
              </a:graphicData>
            </a:graphic>
          </wp:inline>
        </w:drawing>
      </w:r>
    </w:p>
    <w:p w14:paraId="01FE9377"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3.</w:t>
      </w:r>
    </w:p>
    <w:p w14:paraId="1E6BF853"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inline distT="0" distB="0" distL="114300" distR="114300" wp14:anchorId="70623725" wp14:editId="02EA7929">
            <wp:extent cx="4362450" cy="1644015"/>
            <wp:effectExtent l="0" t="0" r="0" b="0"/>
            <wp:docPr id="4" name="图片 4" descr="实验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验一3"/>
                    <pic:cNvPicPr>
                      <a:picLocks noChangeAspect="1"/>
                    </pic:cNvPicPr>
                  </pic:nvPicPr>
                  <pic:blipFill>
                    <a:blip r:embed="rId7"/>
                    <a:srcRect r="17169" b="50058"/>
                    <a:stretch>
                      <a:fillRect/>
                    </a:stretch>
                  </pic:blipFill>
                  <pic:spPr>
                    <a:xfrm>
                      <a:off x="0" y="0"/>
                      <a:ext cx="4362450" cy="1644015"/>
                    </a:xfrm>
                    <a:prstGeom prst="rect">
                      <a:avLst/>
                    </a:prstGeom>
                    <a:ln>
                      <a:solidFill>
                        <a:schemeClr val="bg1"/>
                      </a:solidFill>
                    </a:ln>
                  </pic:spPr>
                </pic:pic>
              </a:graphicData>
            </a:graphic>
          </wp:inline>
        </w:drawing>
      </w:r>
    </w:p>
    <w:p w14:paraId="2F22558F"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4.</w:t>
      </w:r>
    </w:p>
    <w:p w14:paraId="53390B6A"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inline distT="0" distB="0" distL="114300" distR="114300" wp14:anchorId="7836D0F7" wp14:editId="69FB80FA">
            <wp:extent cx="4411980" cy="1405255"/>
            <wp:effectExtent l="0" t="0" r="0" b="0"/>
            <wp:docPr id="5" name="图片 5" descr="实验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实验一4"/>
                    <pic:cNvPicPr>
                      <a:picLocks noChangeAspect="1"/>
                    </pic:cNvPicPr>
                  </pic:nvPicPr>
                  <pic:blipFill>
                    <a:blip r:embed="rId8"/>
                    <a:srcRect r="16228" b="57311"/>
                    <a:stretch>
                      <a:fillRect/>
                    </a:stretch>
                  </pic:blipFill>
                  <pic:spPr>
                    <a:xfrm>
                      <a:off x="0" y="0"/>
                      <a:ext cx="4411980" cy="1405255"/>
                    </a:xfrm>
                    <a:prstGeom prst="rect">
                      <a:avLst/>
                    </a:prstGeom>
                  </pic:spPr>
                </pic:pic>
              </a:graphicData>
            </a:graphic>
          </wp:inline>
        </w:drawing>
      </w:r>
    </w:p>
    <w:p w14:paraId="4E77D1C0" w14:textId="77777777" w:rsidR="000577BC" w:rsidRDefault="000577BC">
      <w:pPr>
        <w:spacing w:line="360" w:lineRule="auto"/>
        <w:jc w:val="left"/>
        <w:rPr>
          <w:rFonts w:ascii="仿宋_GB2312" w:eastAsia="仿宋_GB2312" w:hAnsi="仿宋_GB2312" w:cs="仿宋_GB2312"/>
          <w:sz w:val="18"/>
          <w:szCs w:val="18"/>
        </w:rPr>
      </w:pPr>
    </w:p>
    <w:p w14:paraId="65B69055"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lastRenderedPageBreak/>
        <w:t>5.</w:t>
      </w:r>
    </w:p>
    <w:p w14:paraId="27CC0810" w14:textId="77777777" w:rsidR="000577BC" w:rsidRDefault="00000000">
      <w:pPr>
        <w:spacing w:line="360" w:lineRule="auto"/>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inline distT="0" distB="0" distL="114300" distR="114300" wp14:anchorId="708FE14A" wp14:editId="5AC2D85B">
            <wp:extent cx="4411980" cy="1615440"/>
            <wp:effectExtent l="0" t="0" r="0" b="0"/>
            <wp:docPr id="6" name="图片 6" descr="实验一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实验一5"/>
                    <pic:cNvPicPr>
                      <a:picLocks noChangeAspect="1"/>
                    </pic:cNvPicPr>
                  </pic:nvPicPr>
                  <pic:blipFill>
                    <a:blip r:embed="rId9"/>
                    <a:srcRect r="16229" b="43341"/>
                    <a:stretch>
                      <a:fillRect/>
                    </a:stretch>
                  </pic:blipFill>
                  <pic:spPr>
                    <a:xfrm>
                      <a:off x="0" y="0"/>
                      <a:ext cx="4411980" cy="1615440"/>
                    </a:xfrm>
                    <a:prstGeom prst="rect">
                      <a:avLst/>
                    </a:prstGeom>
                  </pic:spPr>
                </pic:pic>
              </a:graphicData>
            </a:graphic>
          </wp:inline>
        </w:drawing>
      </w:r>
    </w:p>
    <w:p w14:paraId="595E18F7" w14:textId="77777777" w:rsidR="000577BC" w:rsidRDefault="000577BC">
      <w:pPr>
        <w:spacing w:line="360" w:lineRule="auto"/>
        <w:jc w:val="left"/>
        <w:rPr>
          <w:rFonts w:ascii="仿宋_GB2312" w:eastAsia="仿宋_GB2312" w:hAnsi="仿宋_GB2312" w:cs="仿宋_GB2312"/>
          <w:sz w:val="18"/>
          <w:szCs w:val="18"/>
        </w:rPr>
      </w:pPr>
    </w:p>
    <w:p w14:paraId="09F09CB1" w14:textId="77777777" w:rsidR="000577BC" w:rsidRDefault="00000000">
      <w:pPr>
        <w:numPr>
          <w:ilvl w:val="0"/>
          <w:numId w:val="1"/>
        </w:numPr>
        <w:spacing w:line="360" w:lineRule="auto"/>
        <w:jc w:val="left"/>
        <w:rPr>
          <w:rFonts w:ascii="仿宋_GB2312" w:eastAsia="仿宋_GB2312" w:hAnsi="仿宋_GB2312" w:cs="仿宋_GB2312"/>
          <w:b/>
          <w:bCs/>
          <w:sz w:val="24"/>
        </w:rPr>
      </w:pPr>
      <w:r>
        <w:rPr>
          <w:rFonts w:ascii="仿宋_GB2312" w:eastAsia="仿宋_GB2312" w:hAnsi="仿宋_GB2312" w:cs="仿宋_GB2312" w:hint="eastAsia"/>
          <w:b/>
          <w:bCs/>
          <w:sz w:val="24"/>
        </w:rPr>
        <w:t>遇到的问题与解决方法</w:t>
      </w:r>
    </w:p>
    <w:p w14:paraId="5561FAB7" w14:textId="72AF448E" w:rsidR="000577BC" w:rsidRDefault="00A148E2">
      <w:pPr>
        <w:spacing w:line="360" w:lineRule="auto"/>
        <w:jc w:val="left"/>
        <w:rPr>
          <w:rFonts w:ascii="仿宋_GB2312" w:eastAsia="仿宋_GB2312" w:hAnsi="仿宋_GB2312" w:cs="仿宋_GB2312"/>
          <w:b/>
          <w:bCs/>
          <w:color w:val="000000"/>
          <w:sz w:val="24"/>
        </w:rPr>
      </w:pPr>
      <w:r w:rsidRPr="00A148E2">
        <w:rPr>
          <w:rFonts w:ascii="仿宋_GB2312" w:hAnsi="仿宋_GB2312" w:hint="eastAsia"/>
          <w:b/>
          <w:sz w:val="18"/>
        </w:rPr>
        <w:t>*</w:t>
      </w:r>
      <w:r w:rsidRPr="00A148E2">
        <w:rPr>
          <w:rFonts w:ascii="仿宋_GB2312" w:hAnsi="仿宋_GB2312" w:hint="eastAsia"/>
          <w:b/>
          <w:sz w:val="18"/>
        </w:rPr>
        <w:t>第五个实验中，保留两位小数在我已有的学习知识中我并不知道，最后经过同学帮助使用</w:t>
      </w:r>
      <w:r w:rsidRPr="00A148E2">
        <w:rPr>
          <w:rFonts w:ascii="仿宋_GB2312" w:hAnsi="仿宋_GB2312" w:hint="eastAsia"/>
          <w:b/>
          <w:sz w:val="18"/>
        </w:rPr>
        <w:t>&lt;&lt;fixed&lt;&lt;</w:t>
      </w:r>
      <w:proofErr w:type="spellStart"/>
      <w:r w:rsidRPr="00A148E2">
        <w:rPr>
          <w:rFonts w:ascii="仿宋_GB2312" w:hAnsi="仿宋_GB2312" w:hint="eastAsia"/>
          <w:b/>
          <w:sz w:val="18"/>
        </w:rPr>
        <w:t>setprecision</w:t>
      </w:r>
      <w:proofErr w:type="spellEnd"/>
      <w:r w:rsidRPr="00A148E2">
        <w:rPr>
          <w:rFonts w:ascii="仿宋_GB2312" w:hAnsi="仿宋_GB2312" w:hint="eastAsia"/>
          <w:b/>
          <w:sz w:val="18"/>
        </w:rPr>
        <w:t>(2)&lt;&lt;</w:t>
      </w:r>
      <w:r w:rsidRPr="00A148E2">
        <w:rPr>
          <w:rFonts w:ascii="仿宋_GB2312" w:hAnsi="仿宋_GB2312" w:hint="eastAsia"/>
          <w:b/>
          <w:sz w:val="18"/>
        </w:rPr>
        <w:t>的结构成功保留两位小数。</w:t>
      </w:r>
    </w:p>
    <w:p w14:paraId="2ADC14F3" w14:textId="77777777" w:rsidR="000577BC" w:rsidRDefault="00000000">
      <w:pPr>
        <w:spacing w:beforeLines="100" w:before="312" w:afterLines="100" w:after="312" w:line="360" w:lineRule="auto"/>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1.通过第一个实验我了解了C++新手会犯的一些基本错误，如未初始化的变量和大小写的错误</w:t>
      </w:r>
    </w:p>
    <w:p w14:paraId="581C7948" w14:textId="77777777" w:rsidR="000577BC" w:rsidRDefault="00000000">
      <w:pPr>
        <w:spacing w:beforeLines="100" w:before="312" w:afterLines="100" w:after="312"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2.第二个实验通过定义常量pi和编写计算圆锥的基本程序来完成圆锥体积的运算，同时对于习惯使用int定义整形变量的我在同学提醒下认识到小数区间的存在，重新用浮点型定义变量。</w:t>
      </w:r>
    </w:p>
    <w:p w14:paraId="5765922D" w14:textId="77777777" w:rsidR="000577BC" w:rsidRDefault="00000000">
      <w:pPr>
        <w:spacing w:beforeLines="100" w:before="312" w:afterLines="100" w:after="312"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3.第三个实验用语法sizeof（）来表示每个数据类型的字节长度，使书本上对不同数据类型的解释更加深入，充分理解了不同数据类型在占用内存空间上的不同。</w:t>
      </w:r>
    </w:p>
    <w:p w14:paraId="6EA5AC13" w14:textId="77777777" w:rsidR="000577BC" w:rsidRDefault="00000000">
      <w:pPr>
        <w:spacing w:beforeLines="100" w:before="312" w:afterLines="100" w:after="312"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4.第四个实验的第一个难点是把错误的代码进行修改，而后用oct进行八进制输出，可以观察到不同进制下输出结果的不同。</w:t>
      </w:r>
    </w:p>
    <w:p w14:paraId="64C74C09" w14:textId="77777777" w:rsidR="000577BC" w:rsidRDefault="00000000">
      <w:pPr>
        <w:spacing w:beforeLines="100" w:before="312" w:afterLines="100" w:after="312" w:line="400" w:lineRule="exact"/>
        <w:jc w:val="left"/>
        <w:rPr>
          <w:rFonts w:ascii="新宋体" w:eastAsia="新宋体" w:hAnsi="新宋体"/>
          <w:b/>
          <w:bCs/>
          <w:color w:val="000000"/>
          <w:sz w:val="18"/>
          <w:szCs w:val="18"/>
        </w:rPr>
      </w:pPr>
      <w:r>
        <w:rPr>
          <w:rFonts w:ascii="仿宋_GB2312" w:eastAsia="仿宋_GB2312" w:hAnsi="仿宋_GB2312" w:cs="仿宋_GB2312" w:hint="eastAsia"/>
          <w:b/>
          <w:bCs/>
          <w:color w:val="000000"/>
          <w:sz w:val="18"/>
          <w:szCs w:val="18"/>
        </w:rPr>
        <w:t>5.第五个实验将华氏温度转化为摄氏温度的函数并不难写，但是保留两位小数用到了</w:t>
      </w:r>
      <w:r>
        <w:rPr>
          <w:rFonts w:ascii="新宋体" w:eastAsia="新宋体" w:hAnsi="新宋体" w:hint="eastAsia"/>
          <w:b/>
          <w:bCs/>
          <w:color w:val="000000"/>
          <w:sz w:val="18"/>
          <w:szCs w:val="18"/>
        </w:rPr>
        <w:t>fixed&lt;&lt;setprecision&lt;&lt;这一新语法。</w:t>
      </w:r>
    </w:p>
    <w:p w14:paraId="070E010C" w14:textId="6F01E04C" w:rsidR="000577BC" w:rsidRPr="00A148E2" w:rsidRDefault="00A148E2">
      <w:pPr>
        <w:spacing w:line="400" w:lineRule="exact"/>
        <w:rPr>
          <w:rFonts w:ascii="楷体_GB2312" w:eastAsia="楷体_GB2312" w:hAnsi="楷体_GB2312" w:cs="楷体_GB2312"/>
          <w:b/>
          <w:bCs/>
          <w:color w:val="000000"/>
          <w:sz w:val="18"/>
          <w:szCs w:val="18"/>
        </w:rPr>
      </w:pPr>
      <w:r w:rsidRPr="00A148E2">
        <w:rPr>
          <w:rFonts w:ascii="楷体_GB2312" w:eastAsia="楷体_GB2312" w:hAnsi="楷体_GB2312" w:cs="楷体_GB2312" w:hint="eastAsia"/>
          <w:b/>
          <w:bCs/>
          <w:color w:val="000000"/>
          <w:sz w:val="18"/>
          <w:szCs w:val="18"/>
        </w:rPr>
        <w:t>小结：通过实验</w:t>
      </w:r>
      <w:proofErr w:type="gramStart"/>
      <w:r w:rsidRPr="00A148E2">
        <w:rPr>
          <w:rFonts w:ascii="楷体_GB2312" w:eastAsia="楷体_GB2312" w:hAnsi="楷体_GB2312" w:cs="楷体_GB2312" w:hint="eastAsia"/>
          <w:b/>
          <w:bCs/>
          <w:color w:val="000000"/>
          <w:sz w:val="18"/>
          <w:szCs w:val="18"/>
        </w:rPr>
        <w:t>一</w:t>
      </w:r>
      <w:proofErr w:type="gramEnd"/>
      <w:r w:rsidRPr="00A148E2">
        <w:rPr>
          <w:rFonts w:ascii="楷体_GB2312" w:eastAsia="楷体_GB2312" w:hAnsi="楷体_GB2312" w:cs="楷体_GB2312" w:hint="eastAsia"/>
          <w:b/>
          <w:bCs/>
          <w:color w:val="000000"/>
          <w:sz w:val="18"/>
          <w:szCs w:val="18"/>
        </w:rPr>
        <w:t>我能够初步了解了C++最基本的程序编写，如定义变量，编写基本运算的函数，能够初步了解一些C++基本语法，解决一些简单的编程问题，同时也了解了不同数据类型之间的不同，例如占用字节长度的不同和定义变量类型不同。</w:t>
      </w:r>
    </w:p>
    <w:p w14:paraId="3F4AE860" w14:textId="77777777" w:rsidR="000577BC" w:rsidRDefault="000577BC">
      <w:pPr>
        <w:spacing w:line="400" w:lineRule="exact"/>
        <w:rPr>
          <w:rFonts w:ascii="楷体_GB2312" w:eastAsia="楷体_GB2312" w:hAnsi="楷体_GB2312" w:cs="楷体_GB2312"/>
          <w:b/>
          <w:bCs/>
          <w:color w:val="000000"/>
          <w:sz w:val="30"/>
          <w:szCs w:val="30"/>
        </w:rPr>
      </w:pPr>
    </w:p>
    <w:p w14:paraId="4D518468" w14:textId="77777777" w:rsidR="00A148E2" w:rsidRDefault="00A148E2">
      <w:pPr>
        <w:spacing w:line="400" w:lineRule="exact"/>
        <w:jc w:val="center"/>
        <w:rPr>
          <w:rFonts w:ascii="楷体_GB2312" w:eastAsia="楷体_GB2312" w:hAnsi="楷体_GB2312" w:cs="楷体_GB2312"/>
          <w:b/>
          <w:bCs/>
          <w:color w:val="000000"/>
          <w:sz w:val="30"/>
          <w:szCs w:val="30"/>
        </w:rPr>
      </w:pPr>
    </w:p>
    <w:p w14:paraId="0CF755F9" w14:textId="77777777" w:rsidR="00A148E2" w:rsidRDefault="00A148E2">
      <w:pPr>
        <w:spacing w:line="400" w:lineRule="exact"/>
        <w:jc w:val="center"/>
        <w:rPr>
          <w:rFonts w:ascii="楷体_GB2312" w:eastAsia="楷体_GB2312" w:hAnsi="楷体_GB2312" w:cs="楷体_GB2312"/>
          <w:b/>
          <w:bCs/>
          <w:color w:val="000000"/>
          <w:sz w:val="30"/>
          <w:szCs w:val="30"/>
        </w:rPr>
      </w:pPr>
    </w:p>
    <w:p w14:paraId="198D0FD9" w14:textId="77777777" w:rsidR="00A148E2" w:rsidRDefault="00A148E2">
      <w:pPr>
        <w:spacing w:line="400" w:lineRule="exact"/>
        <w:jc w:val="center"/>
        <w:rPr>
          <w:rFonts w:ascii="楷体_GB2312" w:eastAsia="楷体_GB2312" w:hAnsi="楷体_GB2312" w:cs="楷体_GB2312"/>
          <w:b/>
          <w:bCs/>
          <w:color w:val="000000"/>
          <w:sz w:val="30"/>
          <w:szCs w:val="30"/>
        </w:rPr>
      </w:pPr>
    </w:p>
    <w:p w14:paraId="15E90487" w14:textId="77777777" w:rsidR="00A148E2" w:rsidRDefault="00A148E2">
      <w:pPr>
        <w:spacing w:line="400" w:lineRule="exact"/>
        <w:jc w:val="center"/>
        <w:rPr>
          <w:rFonts w:ascii="楷体_GB2312" w:eastAsia="楷体_GB2312" w:hAnsi="楷体_GB2312" w:cs="楷体_GB2312"/>
          <w:b/>
          <w:bCs/>
          <w:color w:val="000000"/>
          <w:sz w:val="30"/>
          <w:szCs w:val="30"/>
        </w:rPr>
      </w:pPr>
    </w:p>
    <w:p w14:paraId="37C17B80" w14:textId="53A5ACF5" w:rsidR="000577BC" w:rsidRDefault="00000000">
      <w:pPr>
        <w:spacing w:line="400" w:lineRule="exact"/>
        <w:jc w:val="center"/>
        <w:rPr>
          <w:rFonts w:ascii="楷体_GB2312" w:eastAsia="楷体_GB2312" w:hAnsi="楷体_GB2312" w:cs="楷体_GB2312"/>
          <w:b/>
          <w:bCs/>
          <w:color w:val="000000"/>
          <w:sz w:val="30"/>
          <w:szCs w:val="30"/>
        </w:rPr>
      </w:pPr>
      <w:r>
        <w:rPr>
          <w:rFonts w:ascii="楷体_GB2312" w:eastAsia="楷体_GB2312" w:hAnsi="楷体_GB2312" w:cs="楷体_GB2312" w:hint="eastAsia"/>
          <w:b/>
          <w:bCs/>
          <w:color w:val="000000"/>
          <w:sz w:val="30"/>
          <w:szCs w:val="30"/>
        </w:rPr>
        <w:lastRenderedPageBreak/>
        <w:t>实验二、数据结构</w:t>
      </w:r>
    </w:p>
    <w:p w14:paraId="14ABA210" w14:textId="77777777" w:rsidR="000577BC"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1774FB02" w14:textId="77777777" w:rsidR="000577BC"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1、学习与掌握逻辑运算与逻辑表达式。 </w:t>
      </w:r>
    </w:p>
    <w:p w14:paraId="7DCE423B" w14:textId="77777777" w:rsidR="000577BC"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2、熟练掌握if、switch、while、do-while，for语句的语法结构与执行过程。</w:t>
      </w:r>
    </w:p>
    <w:p w14:paraId="6CCFCEB6" w14:textId="77777777" w:rsidR="000577BC"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3、掌握选择、循环程序的设计方法</w:t>
      </w:r>
    </w:p>
    <w:p w14:paraId="7B3A10ED" w14:textId="77777777" w:rsidR="000577BC"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7DA85B31"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1、输入一个字符，如果为小写，转换为大写输出，否则，输出其后继字符的ASCII码值。</w:t>
      </w:r>
    </w:p>
    <w:p w14:paraId="3EBF53D2" w14:textId="77777777" w:rsidR="000577BC"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2、输入x计算表达式的值：</w:t>
      </w:r>
    </w:p>
    <w:p w14:paraId="4CFF8438" w14:textId="77777777" w:rsidR="000577BC" w:rsidRDefault="00000000">
      <w:pPr>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59264" behindDoc="0" locked="0" layoutInCell="1" allowOverlap="1" wp14:anchorId="7FF2FA4A" wp14:editId="2778E3EB">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0"/>
                    <a:stretch>
                      <a:fillRect/>
                    </a:stretch>
                  </pic:blipFill>
                  <pic:spPr>
                    <a:xfrm>
                      <a:off x="0" y="0"/>
                      <a:ext cx="3282950" cy="958850"/>
                    </a:xfrm>
                    <a:prstGeom prst="rect">
                      <a:avLst/>
                    </a:prstGeom>
                  </pic:spPr>
                </pic:pic>
              </a:graphicData>
            </a:graphic>
          </wp:anchor>
        </w:drawing>
      </w:r>
    </w:p>
    <w:p w14:paraId="01802586" w14:textId="77777777" w:rsidR="000577BC" w:rsidRDefault="000577BC">
      <w:pPr>
        <w:spacing w:line="400" w:lineRule="exact"/>
        <w:ind w:firstLineChars="200" w:firstLine="360"/>
        <w:jc w:val="left"/>
        <w:rPr>
          <w:rFonts w:ascii="仿宋_GB2312" w:eastAsia="仿宋_GB2312" w:hAnsi="仿宋_GB2312" w:cs="仿宋_GB2312"/>
          <w:sz w:val="18"/>
          <w:szCs w:val="18"/>
        </w:rPr>
      </w:pPr>
    </w:p>
    <w:p w14:paraId="2C2C3C9B" w14:textId="77777777" w:rsidR="000577BC" w:rsidRDefault="000577BC">
      <w:pPr>
        <w:spacing w:line="400" w:lineRule="exact"/>
        <w:ind w:firstLineChars="200" w:firstLine="360"/>
        <w:jc w:val="left"/>
        <w:rPr>
          <w:rFonts w:ascii="仿宋_GB2312" w:eastAsia="仿宋_GB2312" w:hAnsi="仿宋_GB2312" w:cs="仿宋_GB2312"/>
          <w:sz w:val="18"/>
          <w:szCs w:val="18"/>
        </w:rPr>
      </w:pPr>
    </w:p>
    <w:p w14:paraId="381DBF42" w14:textId="77777777" w:rsidR="000577BC" w:rsidRDefault="000577BC">
      <w:pPr>
        <w:spacing w:line="400" w:lineRule="exact"/>
        <w:ind w:firstLineChars="200" w:firstLine="360"/>
        <w:jc w:val="left"/>
        <w:rPr>
          <w:rFonts w:ascii="仿宋_GB2312" w:eastAsia="仿宋_GB2312" w:hAnsi="仿宋_GB2312" w:cs="仿宋_GB2312"/>
          <w:sz w:val="18"/>
          <w:szCs w:val="18"/>
        </w:rPr>
      </w:pPr>
    </w:p>
    <w:p w14:paraId="683F07C0" w14:textId="77777777" w:rsidR="000577BC" w:rsidRDefault="000577BC">
      <w:pPr>
        <w:spacing w:line="400" w:lineRule="exact"/>
        <w:ind w:firstLineChars="200" w:firstLine="360"/>
        <w:jc w:val="left"/>
        <w:rPr>
          <w:rFonts w:ascii="仿宋_GB2312" w:eastAsia="仿宋_GB2312" w:hAnsi="仿宋_GB2312" w:cs="仿宋_GB2312"/>
          <w:sz w:val="18"/>
          <w:szCs w:val="18"/>
        </w:rPr>
      </w:pPr>
    </w:p>
    <w:p w14:paraId="55193EE5"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分别输入 0.2, 1, 5 , 0,观察输出结果。</w:t>
      </w:r>
    </w:p>
    <w:p w14:paraId="448EB17B" w14:textId="77777777" w:rsidR="000577BC" w:rsidRDefault="00000000">
      <w:pPr>
        <w:widowControl/>
        <w:numPr>
          <w:ilvl w:val="0"/>
          <w:numId w:val="2"/>
        </w:numPr>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输入三角形的三条边，求周长，并判断该三角形是否为等腰三角形（提示：要三边是否可以构成三角形）。</w:t>
      </w:r>
    </w:p>
    <w:p w14:paraId="313B90CE"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4、 完成计算器程序，实现（+ - * / %）运算。考虑除数为 0 与运算符非法的情况。 </w:t>
      </w:r>
    </w:p>
    <w:p w14:paraId="552EEF80"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5、输入一行字符，分别统计出其中英文字母、空格、数字字符和其它字符的个数。 </w:t>
      </w:r>
    </w:p>
    <w:p w14:paraId="04A6D1FA"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提示：从键盘上读入一个字符给变量 c，判断 c 是属于哪种字符并计数，循环读入下个字符，直到回车换行字符'\n'为止。</w:t>
      </w:r>
    </w:p>
    <w:p w14:paraId="0ED21A72"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cin，scanf（）都不能读入空格以及‘\n’字符，查找资料解决输入这两个字符的方法。 </w:t>
      </w:r>
    </w:p>
    <w:p w14:paraId="2D4D4ADA"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FF0000"/>
          <w:kern w:val="0"/>
          <w:sz w:val="18"/>
          <w:szCs w:val="18"/>
          <w:lang w:bidi="ar"/>
        </w:rPr>
        <w:t xml:space="preserve">（这个题训练大家自主学习能力以及如何获取新知识、探索解决未知问题的能力。） </w:t>
      </w:r>
    </w:p>
    <w:p w14:paraId="093D52F5"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6、编写一个程序：从键盘上输入两个正整数，求 a 和 b 的最大公约数与最小公倍数。 </w:t>
      </w:r>
    </w:p>
    <w:p w14:paraId="10A4389B"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7、使用循环结构输出下列图形： </w:t>
      </w:r>
    </w:p>
    <w:p w14:paraId="071C3D3F"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6166506F"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2D289528"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8EEE96A"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507D3EBB"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6FDC60C0"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8、从键盘输入 a，用迭代法求 a 的平方根 x= </w:t>
      </w:r>
      <w:r>
        <w:rPr>
          <w:rFonts w:ascii="仿宋_GB2312" w:eastAsia="仿宋_GB2312" w:hAnsi="仿宋_GB2312" w:cs="仿宋_GB2312" w:hint="eastAsia"/>
          <w:i/>
          <w:iCs/>
          <w:color w:val="000000"/>
          <w:kern w:val="0"/>
          <w:sz w:val="18"/>
          <w:szCs w:val="18"/>
          <w:lang w:bidi="ar"/>
        </w:rPr>
        <w:t xml:space="preserve">a </w:t>
      </w:r>
      <w:r>
        <w:rPr>
          <w:rFonts w:ascii="仿宋_GB2312" w:eastAsia="仿宋_GB2312" w:hAnsi="仿宋_GB2312" w:cs="仿宋_GB2312" w:hint="eastAsia"/>
          <w:color w:val="000000"/>
          <w:kern w:val="0"/>
          <w:sz w:val="18"/>
          <w:szCs w:val="18"/>
          <w:lang w:bidi="ar"/>
        </w:rPr>
        <w:t>。求平方根的迭代公式为：</w:t>
      </w:r>
    </w:p>
    <w:p w14:paraId="74789743" w14:textId="77777777" w:rsidR="000577BC" w:rsidRDefault="00000000">
      <w:pPr>
        <w:spacing w:line="400" w:lineRule="exac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60288" behindDoc="0" locked="0" layoutInCell="1" allowOverlap="1" wp14:anchorId="63CC6BBC" wp14:editId="344E026F">
            <wp:simplePos x="0" y="0"/>
            <wp:positionH relativeFrom="column">
              <wp:posOffset>35560</wp:posOffset>
            </wp:positionH>
            <wp:positionV relativeFrom="paragraph">
              <wp:posOffset>180340</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1"/>
                    <a:stretch>
                      <a:fillRect/>
                    </a:stretch>
                  </pic:blipFill>
                  <pic:spPr>
                    <a:xfrm>
                      <a:off x="0" y="0"/>
                      <a:ext cx="2000250" cy="698500"/>
                    </a:xfrm>
                    <a:prstGeom prst="rect">
                      <a:avLst/>
                    </a:prstGeom>
                  </pic:spPr>
                </pic:pic>
              </a:graphicData>
            </a:graphic>
          </wp:anchor>
        </w:drawing>
      </w:r>
    </w:p>
    <w:p w14:paraId="514FECBC" w14:textId="77777777" w:rsidR="000577BC" w:rsidRDefault="000577BC">
      <w:pPr>
        <w:tabs>
          <w:tab w:val="left" w:pos="1072"/>
        </w:tabs>
        <w:spacing w:line="400" w:lineRule="exact"/>
        <w:jc w:val="left"/>
        <w:rPr>
          <w:rFonts w:ascii="仿宋_GB2312" w:eastAsia="仿宋_GB2312" w:hAnsi="仿宋_GB2312" w:cs="仿宋_GB2312"/>
          <w:sz w:val="18"/>
          <w:szCs w:val="18"/>
        </w:rPr>
      </w:pPr>
    </w:p>
    <w:p w14:paraId="0239CAD5" w14:textId="77777777" w:rsidR="000577BC" w:rsidRDefault="000577BC">
      <w:pPr>
        <w:tabs>
          <w:tab w:val="left" w:pos="1072"/>
        </w:tabs>
        <w:spacing w:line="400" w:lineRule="exact"/>
        <w:jc w:val="left"/>
        <w:rPr>
          <w:rFonts w:ascii="仿宋_GB2312" w:eastAsia="仿宋_GB2312" w:hAnsi="仿宋_GB2312" w:cs="仿宋_GB2312"/>
          <w:sz w:val="18"/>
          <w:szCs w:val="18"/>
        </w:rPr>
      </w:pPr>
    </w:p>
    <w:p w14:paraId="7E26FB62"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要求精确到|xn+1 - xn|&lt;10 -5。 </w:t>
      </w:r>
    </w:p>
    <w:p w14:paraId="3886CCAD" w14:textId="77777777" w:rsidR="000577BC" w:rsidRDefault="00000000">
      <w:pPr>
        <w:widowControl/>
        <w:spacing w:line="400" w:lineRule="exact"/>
        <w:ind w:leftChars="198" w:left="416"/>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lastRenderedPageBreak/>
        <w:t xml:space="preserve">提示：迭代法是把 xn代入迭代公式右边，计算出 xn+1来，然后把 xn+1 作为新的 xn ，计算出新的 xn+1，如此重复，直到|xn+1 - xn|&lt;10 -5 时，xn+1 为所求的平方根。可以把 a 作为 xn 的初始值。 </w:t>
      </w:r>
    </w:p>
    <w:p w14:paraId="2666CCCF" w14:textId="77777777" w:rsidR="000577BC"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思考：（1）如果输入 a 为负，在运行时会出现什么情况? 修改程序使之能处理任何的 a 值。 </w:t>
      </w:r>
    </w:p>
    <w:p w14:paraId="50CBF15F" w14:textId="77777777" w:rsidR="000577BC" w:rsidRDefault="00000000">
      <w:pPr>
        <w:widowControl/>
        <w:spacing w:line="400" w:lineRule="exact"/>
        <w:ind w:firstLineChars="400" w:firstLine="72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(2）能否|xn+1 -xn|&lt;10 -10或更小? 为什么? 请试一下。 </w:t>
      </w:r>
    </w:p>
    <w:p w14:paraId="3AF7B0FD" w14:textId="77777777" w:rsidR="000577BC"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9、苹果每个 0.8 元，第一天买 2 个，第二天开始，每天买前天的 2 倍，直到购买的苹果数不超过100的最大值，求每天平均花多少钱。</w:t>
      </w:r>
    </w:p>
    <w:p w14:paraId="4B4DADD4"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7E1288A3"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1.</w:t>
      </w:r>
    </w:p>
    <w:p w14:paraId="1EEFBAA5" w14:textId="3E8B6AC6" w:rsidR="00B861BE" w:rsidRDefault="00A21E2C">
      <w:pPr>
        <w:widowControl/>
        <w:spacing w:line="360" w:lineRule="auto"/>
        <w:jc w:val="left"/>
        <w:rPr>
          <w:ins w:id="0" w:author="騖鷯" w:date="2023-11-19T00:05:00Z"/>
          <w:rFonts w:ascii="仿宋_GB2312" w:eastAsia="仿宋_GB2312" w:hAnsi="仿宋_GB2312" w:cs="仿宋_GB2312"/>
          <w:b/>
          <w:bCs/>
          <w:color w:val="000000"/>
          <w:kern w:val="0"/>
          <w:sz w:val="24"/>
          <w:lang w:bidi="ar"/>
        </w:rPr>
      </w:pPr>
      <w:r>
        <w:rPr>
          <w:rFonts w:ascii="仿宋_GB2312" w:eastAsia="仿宋_GB2312" w:hAnsi="仿宋_GB2312" w:cs="仿宋_GB2312"/>
          <w:b/>
          <w:bCs/>
          <w:noProof/>
          <w:color w:val="000000"/>
          <w:kern w:val="0"/>
          <w:sz w:val="24"/>
          <w:lang w:bidi="ar"/>
        </w:rPr>
        <w:drawing>
          <wp:inline distT="0" distB="0" distL="0" distR="0" wp14:anchorId="496EB242" wp14:editId="3B2EA5BA">
            <wp:extent cx="3632200" cy="736600"/>
            <wp:effectExtent l="19050" t="0" r="25400" b="25400"/>
            <wp:docPr id="567571624"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810C143"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2FC02ED2" wp14:editId="7AD1079A">
            <wp:extent cx="4036695" cy="1379855"/>
            <wp:effectExtent l="0" t="0" r="0" b="0"/>
            <wp:docPr id="7" name="图片 7" descr="实验二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实验二1（1）"/>
                    <pic:cNvPicPr>
                      <a:picLocks noChangeAspect="1"/>
                    </pic:cNvPicPr>
                  </pic:nvPicPr>
                  <pic:blipFill>
                    <a:blip r:embed="rId17"/>
                    <a:srcRect r="23354" b="58083"/>
                    <a:stretch>
                      <a:fillRect/>
                    </a:stretch>
                  </pic:blipFill>
                  <pic:spPr>
                    <a:xfrm>
                      <a:off x="0" y="0"/>
                      <a:ext cx="4036695" cy="1379855"/>
                    </a:xfrm>
                    <a:prstGeom prst="rect">
                      <a:avLst/>
                    </a:prstGeom>
                  </pic:spPr>
                </pic:pic>
              </a:graphicData>
            </a:graphic>
          </wp:inline>
        </w:drawing>
      </w:r>
    </w:p>
    <w:p w14:paraId="34D7A273" w14:textId="4818D7AB" w:rsidR="00A21E2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401D8C91" wp14:editId="48A666A0">
            <wp:extent cx="4043045" cy="1508760"/>
            <wp:effectExtent l="0" t="0" r="0" b="0"/>
            <wp:docPr id="8" name="图片 8" descr="实验二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实验二1（2）"/>
                    <pic:cNvPicPr>
                      <a:picLocks noChangeAspect="1"/>
                    </pic:cNvPicPr>
                  </pic:nvPicPr>
                  <pic:blipFill>
                    <a:blip r:embed="rId18"/>
                    <a:srcRect r="23234" b="54167"/>
                    <a:stretch>
                      <a:fillRect/>
                    </a:stretch>
                  </pic:blipFill>
                  <pic:spPr>
                    <a:xfrm>
                      <a:off x="0" y="0"/>
                      <a:ext cx="4043045" cy="1508760"/>
                    </a:xfrm>
                    <a:prstGeom prst="rect">
                      <a:avLst/>
                    </a:prstGeom>
                  </pic:spPr>
                </pic:pic>
              </a:graphicData>
            </a:graphic>
          </wp:inline>
        </w:drawing>
      </w:r>
    </w:p>
    <w:p w14:paraId="0F11E6E7" w14:textId="77777777" w:rsidR="00041E95" w:rsidRPr="00303A62" w:rsidRDefault="00000000">
      <w:pPr>
        <w:widowControl/>
        <w:spacing w:line="360" w:lineRule="auto"/>
        <w:jc w:val="left"/>
        <w:rPr>
          <w:rFonts w:ascii="仿宋_GB2312" w:eastAsia="仿宋_GB2312" w:hAnsi="仿宋_GB2312" w:cs="仿宋_GB2312"/>
          <w:b/>
          <w:bCs/>
          <w:color w:val="000000"/>
          <w:kern w:val="0"/>
          <w:sz w:val="18"/>
          <w:szCs w:val="18"/>
          <w:lang w:bidi="ar"/>
        </w:rPr>
      </w:pPr>
      <w:r w:rsidRPr="00303A62">
        <w:rPr>
          <w:rFonts w:ascii="仿宋_GB2312" w:eastAsia="仿宋_GB2312" w:hAnsi="仿宋_GB2312" w:cs="仿宋_GB2312" w:hint="eastAsia"/>
          <w:b/>
          <w:bCs/>
          <w:color w:val="000000"/>
          <w:kern w:val="0"/>
          <w:sz w:val="18"/>
          <w:szCs w:val="18"/>
          <w:lang w:bidi="ar"/>
        </w:rPr>
        <w:t>2.</w:t>
      </w:r>
    </w:p>
    <w:p w14:paraId="0C00D339" w14:textId="5771B4C0" w:rsidR="00303A62" w:rsidRPr="00303A62" w:rsidRDefault="00303A62">
      <w:pPr>
        <w:widowControl/>
        <w:spacing w:line="360" w:lineRule="auto"/>
        <w:jc w:val="left"/>
        <w:rPr>
          <w:rFonts w:ascii="仿宋_GB2312" w:eastAsia="仿宋_GB2312" w:hAnsi="仿宋_GB2312" w:cs="仿宋_GB2312"/>
          <w:b/>
          <w:bCs/>
          <w:color w:val="000000"/>
          <w:kern w:val="0"/>
          <w:sz w:val="18"/>
          <w:szCs w:val="18"/>
          <w:lang w:bidi="ar"/>
        </w:rPr>
      </w:pPr>
      <w:r w:rsidRPr="00303A62">
        <w:rPr>
          <w:rFonts w:ascii="仿宋_GB2312" w:eastAsia="仿宋_GB2312" w:hAnsi="仿宋_GB2312" w:cs="仿宋_GB2312" w:hint="eastAsia"/>
          <w:b/>
          <w:bCs/>
          <w:color w:val="000000"/>
          <w:kern w:val="0"/>
          <w:sz w:val="18"/>
          <w:szCs w:val="18"/>
          <w:lang w:bidi="ar"/>
        </w:rPr>
        <w:t>在if条件中用&amp;</w:t>
      </w:r>
      <w:r w:rsidRPr="00303A62">
        <w:rPr>
          <w:rFonts w:ascii="仿宋_GB2312" w:eastAsia="仿宋_GB2312" w:hAnsi="仿宋_GB2312" w:cs="仿宋_GB2312"/>
          <w:b/>
          <w:bCs/>
          <w:color w:val="000000"/>
          <w:kern w:val="0"/>
          <w:sz w:val="18"/>
          <w:szCs w:val="18"/>
          <w:lang w:bidi="ar"/>
        </w:rPr>
        <w:t>&amp;</w:t>
      </w:r>
      <w:r w:rsidRPr="00303A62">
        <w:rPr>
          <w:rFonts w:ascii="仿宋_GB2312" w:eastAsia="仿宋_GB2312" w:hAnsi="仿宋_GB2312" w:cs="仿宋_GB2312" w:hint="eastAsia"/>
          <w:b/>
          <w:bCs/>
          <w:color w:val="000000"/>
          <w:kern w:val="0"/>
          <w:sz w:val="18"/>
          <w:szCs w:val="18"/>
          <w:lang w:bidi="ar"/>
        </w:rPr>
        <w:t>写定义域——</w:t>
      </w:r>
      <w:proofErr w:type="gramStart"/>
      <w:r>
        <w:rPr>
          <w:rFonts w:ascii="仿宋_GB2312" w:eastAsia="仿宋_GB2312" w:hAnsi="仿宋_GB2312" w:cs="仿宋_GB2312" w:hint="eastAsia"/>
          <w:b/>
          <w:bCs/>
          <w:color w:val="000000"/>
          <w:kern w:val="0"/>
          <w:sz w:val="18"/>
          <w:szCs w:val="18"/>
          <w:lang w:bidi="ar"/>
        </w:rPr>
        <w:t>——</w:t>
      </w:r>
      <w:proofErr w:type="gramEnd"/>
      <w:r w:rsidRPr="00303A62">
        <w:rPr>
          <w:rFonts w:ascii="仿宋_GB2312" w:eastAsia="仿宋_GB2312" w:hAnsi="仿宋_GB2312" w:cs="仿宋_GB2312" w:hint="eastAsia"/>
          <w:b/>
          <w:bCs/>
          <w:color w:val="000000"/>
          <w:kern w:val="0"/>
          <w:sz w:val="18"/>
          <w:szCs w:val="18"/>
          <w:lang w:bidi="ar"/>
        </w:rPr>
        <w:t>&gt;在不同定义域写出对应函数即可</w:t>
      </w:r>
    </w:p>
    <w:p w14:paraId="038B1A49" w14:textId="3EE91686" w:rsidR="00A21E2C" w:rsidRDefault="00041E95">
      <w:pPr>
        <w:widowControl/>
        <w:spacing w:line="360" w:lineRule="auto"/>
        <w:jc w:val="left"/>
        <w:rPr>
          <w:rFonts w:ascii="仿宋_GB2312" w:eastAsia="仿宋_GB2312" w:hAnsi="仿宋_GB2312" w:cs="仿宋_GB2312"/>
          <w:b/>
          <w:bCs/>
          <w:color w:val="000000"/>
          <w:kern w:val="0"/>
          <w:sz w:val="24"/>
          <w:lang w:bidi="ar"/>
        </w:rPr>
      </w:pPr>
      <w:r w:rsidRPr="00041E95">
        <w:rPr>
          <w:rFonts w:ascii="仿宋_GB2312" w:eastAsia="仿宋_GB2312" w:hAnsi="仿宋_GB2312" w:cs="仿宋_GB2312" w:hint="eastAsia"/>
          <w:b/>
          <w:bCs/>
          <w:noProof/>
          <w:color w:val="000000"/>
          <w:kern w:val="0"/>
          <w:sz w:val="24"/>
          <w:lang w:bidi="ar"/>
        </w:rPr>
        <w:t xml:space="preserve"> </w:t>
      </w:r>
      <w:r>
        <w:rPr>
          <w:rFonts w:ascii="仿宋_GB2312" w:eastAsia="仿宋_GB2312" w:hAnsi="仿宋_GB2312" w:cs="仿宋_GB2312" w:hint="eastAsia"/>
          <w:b/>
          <w:bCs/>
          <w:noProof/>
          <w:color w:val="000000"/>
          <w:kern w:val="0"/>
          <w:sz w:val="24"/>
          <w:lang w:bidi="ar"/>
        </w:rPr>
        <w:drawing>
          <wp:inline distT="0" distB="0" distL="114300" distR="114300" wp14:anchorId="58175323" wp14:editId="11DD4E78">
            <wp:extent cx="3713480" cy="1327785"/>
            <wp:effectExtent l="0" t="0" r="7620" b="5715"/>
            <wp:docPr id="10" name="图片 10" descr="实验二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实验二2（2)"/>
                    <pic:cNvPicPr>
                      <a:picLocks noChangeAspect="1"/>
                    </pic:cNvPicPr>
                  </pic:nvPicPr>
                  <pic:blipFill>
                    <a:blip r:embed="rId19"/>
                    <a:srcRect r="29491" b="59664"/>
                    <a:stretch>
                      <a:fillRect/>
                    </a:stretch>
                  </pic:blipFill>
                  <pic:spPr>
                    <a:xfrm>
                      <a:off x="0" y="0"/>
                      <a:ext cx="3713480" cy="1327785"/>
                    </a:xfrm>
                    <a:prstGeom prst="rect">
                      <a:avLst/>
                    </a:prstGeom>
                  </pic:spPr>
                </pic:pic>
              </a:graphicData>
            </a:graphic>
          </wp:inline>
        </w:drawing>
      </w:r>
    </w:p>
    <w:p w14:paraId="15CA8BEE" w14:textId="4390A319"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lastRenderedPageBreak/>
        <w:drawing>
          <wp:inline distT="0" distB="0" distL="114300" distR="114300" wp14:anchorId="02C7336B" wp14:editId="2F0C39C2">
            <wp:extent cx="3719830" cy="1446530"/>
            <wp:effectExtent l="0" t="0" r="0" b="0"/>
            <wp:docPr id="9" name="图片 9" descr="实验二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验二2（1）"/>
                    <pic:cNvPicPr>
                      <a:picLocks noChangeAspect="1"/>
                    </pic:cNvPicPr>
                  </pic:nvPicPr>
                  <pic:blipFill>
                    <a:blip r:embed="rId20"/>
                    <a:srcRect r="29371" b="56057"/>
                    <a:stretch>
                      <a:fillRect/>
                    </a:stretch>
                  </pic:blipFill>
                  <pic:spPr>
                    <a:xfrm>
                      <a:off x="0" y="0"/>
                      <a:ext cx="3719830" cy="1446530"/>
                    </a:xfrm>
                    <a:prstGeom prst="rect">
                      <a:avLst/>
                    </a:prstGeom>
                  </pic:spPr>
                </pic:pic>
              </a:graphicData>
            </a:graphic>
          </wp:inline>
        </w:drawing>
      </w:r>
    </w:p>
    <w:p w14:paraId="1666EA34"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03108F90" wp14:editId="2D6047C1">
            <wp:extent cx="3794760" cy="1432560"/>
            <wp:effectExtent l="0" t="0" r="0" b="0"/>
            <wp:docPr id="11" name="图片 11" descr="实验二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实验二2（3）"/>
                    <pic:cNvPicPr>
                      <a:picLocks noChangeAspect="1"/>
                    </pic:cNvPicPr>
                  </pic:nvPicPr>
                  <pic:blipFill>
                    <a:blip r:embed="rId21"/>
                    <a:srcRect r="27948" b="56481"/>
                    <a:stretch>
                      <a:fillRect/>
                    </a:stretch>
                  </pic:blipFill>
                  <pic:spPr>
                    <a:xfrm>
                      <a:off x="0" y="0"/>
                      <a:ext cx="3794760" cy="1432560"/>
                    </a:xfrm>
                    <a:prstGeom prst="rect">
                      <a:avLst/>
                    </a:prstGeom>
                  </pic:spPr>
                </pic:pic>
              </a:graphicData>
            </a:graphic>
          </wp:inline>
        </w:drawing>
      </w:r>
    </w:p>
    <w:p w14:paraId="05337DF9"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61AD72AF" wp14:editId="56157D90">
            <wp:extent cx="3811905" cy="1342390"/>
            <wp:effectExtent l="0" t="0" r="0" b="0"/>
            <wp:docPr id="12" name="图片 12" descr="实验二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实验二2（4）"/>
                    <pic:cNvPicPr>
                      <a:picLocks noChangeAspect="1"/>
                    </pic:cNvPicPr>
                  </pic:nvPicPr>
                  <pic:blipFill>
                    <a:blip r:embed="rId22"/>
                    <a:srcRect r="27622" b="57431"/>
                    <a:stretch>
                      <a:fillRect/>
                    </a:stretch>
                  </pic:blipFill>
                  <pic:spPr>
                    <a:xfrm>
                      <a:off x="0" y="0"/>
                      <a:ext cx="3811905" cy="1342390"/>
                    </a:xfrm>
                    <a:prstGeom prst="rect">
                      <a:avLst/>
                    </a:prstGeom>
                  </pic:spPr>
                </pic:pic>
              </a:graphicData>
            </a:graphic>
          </wp:inline>
        </w:drawing>
      </w:r>
    </w:p>
    <w:p w14:paraId="23746BF6" w14:textId="0BABEE4A"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3.</w:t>
      </w:r>
    </w:p>
    <w:p w14:paraId="47293EE7" w14:textId="4E198F60" w:rsidR="00041E95" w:rsidRDefault="00041E95">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b/>
          <w:bCs/>
          <w:noProof/>
          <w:color w:val="000000"/>
          <w:kern w:val="0"/>
          <w:sz w:val="24"/>
          <w:lang w:bidi="ar"/>
        </w:rPr>
        <w:drawing>
          <wp:inline distT="0" distB="0" distL="0" distR="0" wp14:anchorId="11D75A59" wp14:editId="459E2CA4">
            <wp:extent cx="3594100" cy="946150"/>
            <wp:effectExtent l="0" t="0" r="0" b="63500"/>
            <wp:docPr id="3386806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86826F2" w14:textId="6EB2CEF4" w:rsidR="000577BC" w:rsidRDefault="00000000" w:rsidP="000E5DB7">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117EDCED" wp14:editId="4AEE1AE2">
            <wp:extent cx="3840480" cy="1321435"/>
            <wp:effectExtent l="0" t="0" r="0" b="0"/>
            <wp:docPr id="13" name="图片 13" descr="实验二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实验二3（1）"/>
                    <pic:cNvPicPr>
                      <a:picLocks noChangeAspect="1"/>
                    </pic:cNvPicPr>
                  </pic:nvPicPr>
                  <pic:blipFill>
                    <a:blip r:embed="rId28"/>
                    <a:srcRect r="27080" b="59857"/>
                    <a:stretch>
                      <a:fillRect/>
                    </a:stretch>
                  </pic:blipFill>
                  <pic:spPr>
                    <a:xfrm>
                      <a:off x="0" y="0"/>
                      <a:ext cx="3840480" cy="1321435"/>
                    </a:xfrm>
                    <a:prstGeom prst="rect">
                      <a:avLst/>
                    </a:prstGeom>
                  </pic:spPr>
                </pic:pic>
              </a:graphicData>
            </a:graphic>
          </wp:inline>
        </w:drawing>
      </w:r>
      <w:r w:rsidR="000E5DB7">
        <w:rPr>
          <w:rFonts w:ascii="仿宋_GB2312" w:eastAsia="仿宋_GB2312" w:hAnsi="仿宋_GB2312" w:cs="仿宋_GB2312"/>
          <w:b/>
          <w:bCs/>
          <w:color w:val="000000"/>
          <w:kern w:val="0"/>
          <w:sz w:val="24"/>
          <w:lang w:bidi="ar"/>
        </w:rPr>
        <w:tab/>
      </w:r>
    </w:p>
    <w:p w14:paraId="79CAF200" w14:textId="424F13AE" w:rsidR="000E5DB7" w:rsidRDefault="000E5DB7" w:rsidP="000E5DB7">
      <w:pPr>
        <w:widowControl/>
        <w:tabs>
          <w:tab w:val="left" w:pos="730"/>
        </w:tabs>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56F0B28C" wp14:editId="6AFE8C09">
            <wp:extent cx="3863975" cy="1016000"/>
            <wp:effectExtent l="0" t="0" r="3175" b="0"/>
            <wp:docPr id="14" name="图片 14" descr="实验二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实验二3（2）"/>
                    <pic:cNvPicPr>
                      <a:picLocks noChangeAspect="1"/>
                    </pic:cNvPicPr>
                  </pic:nvPicPr>
                  <pic:blipFill>
                    <a:blip r:embed="rId29"/>
                    <a:srcRect r="26634" b="57446"/>
                    <a:stretch>
                      <a:fillRect/>
                    </a:stretch>
                  </pic:blipFill>
                  <pic:spPr>
                    <a:xfrm>
                      <a:off x="0" y="0"/>
                      <a:ext cx="3863975" cy="1016000"/>
                    </a:xfrm>
                    <a:prstGeom prst="rect">
                      <a:avLst/>
                    </a:prstGeom>
                  </pic:spPr>
                </pic:pic>
              </a:graphicData>
            </a:graphic>
          </wp:inline>
        </w:drawing>
      </w:r>
    </w:p>
    <w:p w14:paraId="75178377" w14:textId="0400ABE2"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lastRenderedPageBreak/>
        <w:drawing>
          <wp:inline distT="0" distB="0" distL="114300" distR="114300" wp14:anchorId="10336DF4" wp14:editId="200DE7E9">
            <wp:extent cx="3846830" cy="1510030"/>
            <wp:effectExtent l="0" t="0" r="0" b="0"/>
            <wp:docPr id="15" name="图片 15" descr="实验二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实验二3（3）"/>
                    <pic:cNvPicPr>
                      <a:picLocks noChangeAspect="1"/>
                    </pic:cNvPicPr>
                  </pic:nvPicPr>
                  <pic:blipFill>
                    <a:blip r:embed="rId30"/>
                    <a:srcRect l="217" t="-394" r="26751" b="48302"/>
                    <a:stretch>
                      <a:fillRect/>
                    </a:stretch>
                  </pic:blipFill>
                  <pic:spPr>
                    <a:xfrm>
                      <a:off x="0" y="0"/>
                      <a:ext cx="3846830" cy="1510030"/>
                    </a:xfrm>
                    <a:prstGeom prst="rect">
                      <a:avLst/>
                    </a:prstGeom>
                  </pic:spPr>
                </pic:pic>
              </a:graphicData>
            </a:graphic>
          </wp:inline>
        </w:drawing>
      </w:r>
    </w:p>
    <w:p w14:paraId="221B6637"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4.</w:t>
      </w:r>
    </w:p>
    <w:p w14:paraId="281F6C80" w14:textId="014E0B32" w:rsidR="00041E95" w:rsidRDefault="00041E95">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0" distR="0" wp14:anchorId="2A10228E" wp14:editId="3D99C069">
            <wp:extent cx="5274310" cy="698500"/>
            <wp:effectExtent l="0" t="0" r="21590" b="25400"/>
            <wp:docPr id="101937721"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050D5F5" w14:textId="74B8E76C" w:rsidR="00041E95" w:rsidRDefault="00041E95">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74930441" wp14:editId="471732B7">
            <wp:extent cx="4429760" cy="1663065"/>
            <wp:effectExtent l="0" t="0" r="2540" b="635"/>
            <wp:docPr id="18" name="图片 18" descr="实验二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实验二4（1）"/>
                    <pic:cNvPicPr>
                      <a:picLocks noChangeAspect="1"/>
                    </pic:cNvPicPr>
                  </pic:nvPicPr>
                  <pic:blipFill>
                    <a:blip r:embed="rId36"/>
                    <a:srcRect r="15921" b="42629"/>
                    <a:stretch>
                      <a:fillRect/>
                    </a:stretch>
                  </pic:blipFill>
                  <pic:spPr>
                    <a:xfrm>
                      <a:off x="0" y="0"/>
                      <a:ext cx="4429760" cy="1663065"/>
                    </a:xfrm>
                    <a:prstGeom prst="rect">
                      <a:avLst/>
                    </a:prstGeom>
                  </pic:spPr>
                </pic:pic>
              </a:graphicData>
            </a:graphic>
          </wp:inline>
        </w:drawing>
      </w:r>
    </w:p>
    <w:p w14:paraId="2D674E1A" w14:textId="701E811E" w:rsidR="000577BC" w:rsidRDefault="00041E95">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04054C3C" wp14:editId="645273C7">
            <wp:extent cx="4429760" cy="1681480"/>
            <wp:effectExtent l="0" t="0" r="8890" b="0"/>
            <wp:docPr id="19" name="图片 19" descr="实验二.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实验二.4（2）"/>
                    <pic:cNvPicPr>
                      <a:picLocks noChangeAspect="1"/>
                    </pic:cNvPicPr>
                  </pic:nvPicPr>
                  <pic:blipFill>
                    <a:blip r:embed="rId37"/>
                    <a:srcRect r="14437" b="41993"/>
                    <a:stretch>
                      <a:fillRect/>
                    </a:stretch>
                  </pic:blipFill>
                  <pic:spPr>
                    <a:xfrm>
                      <a:off x="0" y="0"/>
                      <a:ext cx="4429760" cy="1681480"/>
                    </a:xfrm>
                    <a:prstGeom prst="rect">
                      <a:avLst/>
                    </a:prstGeom>
                  </pic:spPr>
                </pic:pic>
              </a:graphicData>
            </a:graphic>
          </wp:inline>
        </w:drawing>
      </w:r>
    </w:p>
    <w:p w14:paraId="3FFEEE43" w14:textId="77777777" w:rsidR="00C11091"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5.</w:t>
      </w:r>
    </w:p>
    <w:p w14:paraId="5E435AC4" w14:textId="282C211C" w:rsidR="000E5DB7" w:rsidRDefault="00C11091">
      <w:pPr>
        <w:widowControl/>
        <w:spacing w:line="360" w:lineRule="auto"/>
        <w:jc w:val="left"/>
        <w:rPr>
          <w:rFonts w:ascii="仿宋_GB2312" w:eastAsia="仿宋_GB2312" w:hAnsi="仿宋_GB2312" w:cs="仿宋_GB2312"/>
          <w:b/>
          <w:bCs/>
          <w:color w:val="000000"/>
          <w:kern w:val="0"/>
          <w:sz w:val="24"/>
          <w:lang w:bidi="ar"/>
        </w:rPr>
      </w:pPr>
      <w:r w:rsidRPr="00C11091">
        <w:t xml:space="preserve"> </w:t>
      </w:r>
      <w:r>
        <w:rPr>
          <w:noProof/>
        </w:rPr>
        <w:drawing>
          <wp:inline distT="0" distB="0" distL="0" distR="0" wp14:anchorId="3DC0F991" wp14:editId="78410193">
            <wp:extent cx="4375150" cy="1905000"/>
            <wp:effectExtent l="0" t="0" r="6350" b="0"/>
            <wp:docPr id="12351310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471" r="15362" b="-3471"/>
                    <a:stretch/>
                  </pic:blipFill>
                  <pic:spPr bwMode="auto">
                    <a:xfrm>
                      <a:off x="0" y="0"/>
                      <a:ext cx="437515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91F2E9B" w14:textId="77777777" w:rsidR="00C11091" w:rsidRDefault="00C11091">
      <w:pPr>
        <w:widowControl/>
        <w:spacing w:line="360" w:lineRule="auto"/>
        <w:jc w:val="left"/>
        <w:rPr>
          <w:rFonts w:ascii="仿宋_GB2312" w:eastAsia="仿宋_GB2312" w:hAnsi="仿宋_GB2312" w:cs="仿宋_GB2312"/>
          <w:b/>
          <w:bCs/>
          <w:color w:val="000000"/>
          <w:kern w:val="0"/>
          <w:sz w:val="24"/>
          <w:lang w:bidi="ar"/>
        </w:rPr>
      </w:pPr>
    </w:p>
    <w:p w14:paraId="72C983AA" w14:textId="6C80829A" w:rsidR="000E5DB7"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6.</w:t>
      </w:r>
    </w:p>
    <w:p w14:paraId="4D984726" w14:textId="6CEF066F" w:rsidR="000E5DB7" w:rsidRDefault="00E2156C">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0" distR="0" wp14:anchorId="28D6BC99" wp14:editId="6931A3B0">
            <wp:extent cx="5274310" cy="1219200"/>
            <wp:effectExtent l="0" t="38100" r="0" b="57150"/>
            <wp:docPr id="2073229233"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511430B"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5A7D544E" wp14:editId="3FF47615">
            <wp:extent cx="4389120" cy="1257300"/>
            <wp:effectExtent l="0" t="0" r="0" b="0"/>
            <wp:docPr id="20" name="图片 20" descr="实验二.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实验二.6"/>
                    <pic:cNvPicPr>
                      <a:picLocks noChangeAspect="1"/>
                    </pic:cNvPicPr>
                  </pic:nvPicPr>
                  <pic:blipFill>
                    <a:blip r:embed="rId44"/>
                    <a:srcRect r="16653" b="37869"/>
                    <a:stretch>
                      <a:fillRect/>
                    </a:stretch>
                  </pic:blipFill>
                  <pic:spPr>
                    <a:xfrm>
                      <a:off x="0" y="0"/>
                      <a:ext cx="4389120" cy="1257300"/>
                    </a:xfrm>
                    <a:prstGeom prst="rect">
                      <a:avLst/>
                    </a:prstGeom>
                  </pic:spPr>
                </pic:pic>
              </a:graphicData>
            </a:graphic>
          </wp:inline>
        </w:drawing>
      </w:r>
    </w:p>
    <w:p w14:paraId="4245DCC1" w14:textId="77777777" w:rsidR="000577B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7.</w:t>
      </w:r>
    </w:p>
    <w:p w14:paraId="757F155D" w14:textId="5C4BB012" w:rsidR="00E2156C" w:rsidRDefault="00000000">
      <w:pPr>
        <w:widowControl/>
        <w:spacing w:line="360" w:lineRule="auto"/>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5820D7CB" wp14:editId="7F03672D">
            <wp:extent cx="4458335" cy="1467485"/>
            <wp:effectExtent l="0" t="0" r="0" b="0"/>
            <wp:docPr id="21" name="图片 21" descr="实验二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实验二7"/>
                    <pic:cNvPicPr>
                      <a:picLocks noChangeAspect="1"/>
                    </pic:cNvPicPr>
                  </pic:nvPicPr>
                  <pic:blipFill>
                    <a:blip r:embed="rId45"/>
                    <a:srcRect r="15440" b="50054"/>
                    <a:stretch>
                      <a:fillRect/>
                    </a:stretch>
                  </pic:blipFill>
                  <pic:spPr>
                    <a:xfrm>
                      <a:off x="0" y="0"/>
                      <a:ext cx="4458335" cy="1467485"/>
                    </a:xfrm>
                    <a:prstGeom prst="rect">
                      <a:avLst/>
                    </a:prstGeom>
                  </pic:spPr>
                </pic:pic>
              </a:graphicData>
            </a:graphic>
          </wp:inline>
        </w:drawing>
      </w:r>
    </w:p>
    <w:p w14:paraId="2CCE137D" w14:textId="77777777" w:rsidR="00303A62" w:rsidRPr="00303A62" w:rsidRDefault="00000000">
      <w:pPr>
        <w:widowControl/>
        <w:spacing w:line="360" w:lineRule="auto"/>
        <w:jc w:val="left"/>
        <w:rPr>
          <w:rFonts w:ascii="仿宋_GB2312" w:eastAsia="仿宋_GB2312" w:hAnsi="仿宋_GB2312" w:cs="仿宋_GB2312"/>
          <w:b/>
          <w:bCs/>
          <w:color w:val="000000"/>
          <w:kern w:val="0"/>
          <w:sz w:val="18"/>
          <w:szCs w:val="18"/>
          <w:lang w:bidi="ar"/>
        </w:rPr>
      </w:pPr>
      <w:r w:rsidRPr="00303A62">
        <w:rPr>
          <w:rFonts w:ascii="仿宋_GB2312" w:eastAsia="仿宋_GB2312" w:hAnsi="仿宋_GB2312" w:cs="仿宋_GB2312" w:hint="eastAsia"/>
          <w:b/>
          <w:bCs/>
          <w:color w:val="000000"/>
          <w:kern w:val="0"/>
          <w:sz w:val="18"/>
          <w:szCs w:val="18"/>
          <w:lang w:bidi="ar"/>
        </w:rPr>
        <w:t>8.</w:t>
      </w:r>
    </w:p>
    <w:p w14:paraId="21E972CC" w14:textId="3B661CF5" w:rsidR="00303A62" w:rsidRDefault="00303A62">
      <w:pPr>
        <w:widowControl/>
        <w:spacing w:line="360" w:lineRule="auto"/>
        <w:jc w:val="left"/>
        <w:rPr>
          <w:rFonts w:ascii="仿宋_GB2312" w:eastAsia="仿宋_GB2312" w:hAnsi="仿宋_GB2312" w:cs="仿宋_GB2312"/>
          <w:b/>
          <w:bCs/>
          <w:color w:val="000000"/>
          <w:kern w:val="0"/>
          <w:sz w:val="24"/>
          <w:lang w:bidi="ar"/>
        </w:rPr>
      </w:pPr>
      <w:r w:rsidRPr="00303A62">
        <w:rPr>
          <w:rFonts w:ascii="仿宋_GB2312" w:eastAsia="仿宋_GB2312" w:hAnsi="仿宋_GB2312" w:cs="仿宋_GB2312" w:hint="eastAsia"/>
          <w:b/>
          <w:bCs/>
          <w:color w:val="000000"/>
          <w:kern w:val="0"/>
          <w:sz w:val="18"/>
          <w:szCs w:val="18"/>
          <w:lang w:bidi="ar"/>
        </w:rPr>
        <w:t>给出第一个</w:t>
      </w:r>
      <w:proofErr w:type="spellStart"/>
      <w:r w:rsidRPr="00303A62">
        <w:rPr>
          <w:rFonts w:ascii="仿宋_GB2312" w:eastAsia="仿宋_GB2312" w:hAnsi="仿宋_GB2312" w:cs="仿宋_GB2312" w:hint="eastAsia"/>
          <w:b/>
          <w:bCs/>
          <w:color w:val="000000"/>
          <w:kern w:val="0"/>
          <w:sz w:val="18"/>
          <w:szCs w:val="18"/>
          <w:lang w:bidi="ar"/>
        </w:rPr>
        <w:t>xn</w:t>
      </w:r>
      <w:proofErr w:type="spellEnd"/>
      <w:r w:rsidRPr="00303A62">
        <w:rPr>
          <w:rFonts w:ascii="仿宋_GB2312" w:eastAsia="仿宋_GB2312" w:hAnsi="仿宋_GB2312" w:cs="仿宋_GB2312"/>
          <w:b/>
          <w:bCs/>
          <w:color w:val="000000"/>
          <w:kern w:val="0"/>
          <w:sz w:val="18"/>
          <w:szCs w:val="18"/>
          <w:lang w:bidi="ar"/>
        </w:rPr>
        <w:t>=</w:t>
      </w:r>
      <w:r w:rsidRPr="00303A62">
        <w:rPr>
          <w:rFonts w:ascii="仿宋_GB2312" w:eastAsia="仿宋_GB2312" w:hAnsi="仿宋_GB2312" w:cs="仿宋_GB2312" w:hint="eastAsia"/>
          <w:b/>
          <w:bCs/>
          <w:color w:val="000000"/>
          <w:kern w:val="0"/>
          <w:sz w:val="18"/>
          <w:szCs w:val="18"/>
          <w:lang w:bidi="ar"/>
        </w:rPr>
        <w:t>的函数表达式——</w:t>
      </w:r>
      <w:proofErr w:type="gramStart"/>
      <w:r>
        <w:rPr>
          <w:rFonts w:ascii="仿宋_GB2312" w:eastAsia="仿宋_GB2312" w:hAnsi="仿宋_GB2312" w:cs="仿宋_GB2312" w:hint="eastAsia"/>
          <w:b/>
          <w:bCs/>
          <w:color w:val="000000"/>
          <w:kern w:val="0"/>
          <w:sz w:val="18"/>
          <w:szCs w:val="18"/>
          <w:lang w:bidi="ar"/>
        </w:rPr>
        <w:t>——</w:t>
      </w:r>
      <w:proofErr w:type="gramEnd"/>
      <w:r w:rsidRPr="00303A62">
        <w:rPr>
          <w:rFonts w:ascii="仿宋_GB2312" w:eastAsia="仿宋_GB2312" w:hAnsi="仿宋_GB2312" w:cs="仿宋_GB2312" w:hint="eastAsia"/>
          <w:b/>
          <w:bCs/>
          <w:color w:val="000000"/>
          <w:kern w:val="0"/>
          <w:sz w:val="18"/>
          <w:szCs w:val="18"/>
          <w:lang w:bidi="ar"/>
        </w:rPr>
        <w:t>&gt;将后续</w:t>
      </w:r>
      <w:proofErr w:type="spellStart"/>
      <w:r w:rsidRPr="00303A62">
        <w:rPr>
          <w:rFonts w:ascii="仿宋_GB2312" w:eastAsia="仿宋_GB2312" w:hAnsi="仿宋_GB2312" w:cs="仿宋_GB2312" w:hint="eastAsia"/>
          <w:b/>
          <w:bCs/>
          <w:color w:val="000000"/>
          <w:kern w:val="0"/>
          <w:sz w:val="18"/>
          <w:szCs w:val="18"/>
          <w:lang w:bidi="ar"/>
        </w:rPr>
        <w:t>xn</w:t>
      </w:r>
      <w:proofErr w:type="spellEnd"/>
      <w:r w:rsidRPr="00303A62">
        <w:rPr>
          <w:rFonts w:ascii="仿宋_GB2312" w:eastAsia="仿宋_GB2312" w:hAnsi="仿宋_GB2312" w:cs="仿宋_GB2312" w:hint="eastAsia"/>
          <w:b/>
          <w:bCs/>
          <w:color w:val="000000"/>
          <w:kern w:val="0"/>
          <w:sz w:val="18"/>
          <w:szCs w:val="18"/>
          <w:lang w:bidi="ar"/>
        </w:rPr>
        <w:t>带入for循环，</w:t>
      </w:r>
      <w:r>
        <w:rPr>
          <w:rFonts w:ascii="仿宋_GB2312" w:eastAsia="仿宋_GB2312" w:hAnsi="仿宋_GB2312" w:cs="仿宋_GB2312" w:hint="eastAsia"/>
          <w:b/>
          <w:bCs/>
          <w:color w:val="000000"/>
          <w:kern w:val="0"/>
          <w:sz w:val="18"/>
          <w:szCs w:val="18"/>
          <w:lang w:bidi="ar"/>
        </w:rPr>
        <w:t>并把循环条件设为绝对值小于1</w:t>
      </w:r>
      <w:r>
        <w:rPr>
          <w:rFonts w:ascii="仿宋_GB2312" w:eastAsia="仿宋_GB2312" w:hAnsi="仿宋_GB2312" w:cs="仿宋_GB2312"/>
          <w:b/>
          <w:bCs/>
          <w:color w:val="000000"/>
          <w:kern w:val="0"/>
          <w:sz w:val="18"/>
          <w:szCs w:val="18"/>
          <w:lang w:bidi="ar"/>
        </w:rPr>
        <w:t>0</w:t>
      </w:r>
      <w:r>
        <w:rPr>
          <w:rFonts w:ascii="仿宋_GB2312" w:eastAsia="仿宋_GB2312" w:hAnsi="仿宋_GB2312" w:cs="仿宋_GB2312" w:hint="eastAsia"/>
          <w:b/>
          <w:bCs/>
          <w:color w:val="000000"/>
          <w:kern w:val="0"/>
          <w:sz w:val="18"/>
          <w:szCs w:val="18"/>
          <w:lang w:bidi="ar"/>
        </w:rPr>
        <w:t>e</w:t>
      </w:r>
      <w:r>
        <w:rPr>
          <w:rFonts w:ascii="仿宋_GB2312" w:eastAsia="仿宋_GB2312" w:hAnsi="仿宋_GB2312" w:cs="仿宋_GB2312"/>
          <w:b/>
          <w:bCs/>
          <w:color w:val="000000"/>
          <w:kern w:val="0"/>
          <w:sz w:val="18"/>
          <w:szCs w:val="18"/>
          <w:lang w:bidi="ar"/>
        </w:rPr>
        <w:t>-5</w:t>
      </w:r>
    </w:p>
    <w:p w14:paraId="28F2CA2D" w14:textId="0799A7FC" w:rsidR="00E2156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114300" distR="114300" wp14:anchorId="409A20C9" wp14:editId="73E8872C">
            <wp:extent cx="5272405" cy="1621155"/>
            <wp:effectExtent l="0" t="0" r="10795" b="4445"/>
            <wp:docPr id="23" name="图片 23" descr="屏幕截图 2023-11-18 23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3-11-18 234211"/>
                    <pic:cNvPicPr>
                      <a:picLocks noChangeAspect="1"/>
                    </pic:cNvPicPr>
                  </pic:nvPicPr>
                  <pic:blipFill>
                    <a:blip r:embed="rId46"/>
                    <a:stretch>
                      <a:fillRect/>
                    </a:stretch>
                  </pic:blipFill>
                  <pic:spPr>
                    <a:xfrm>
                      <a:off x="0" y="0"/>
                      <a:ext cx="5272405" cy="1621155"/>
                    </a:xfrm>
                    <a:prstGeom prst="rect">
                      <a:avLst/>
                    </a:prstGeom>
                  </pic:spPr>
                </pic:pic>
              </a:graphicData>
            </a:graphic>
          </wp:inline>
        </w:drawing>
      </w:r>
    </w:p>
    <w:p w14:paraId="7154406C" w14:textId="7A7D0341" w:rsidR="00E2156C" w:rsidRDefault="00000000">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9.</w:t>
      </w:r>
    </w:p>
    <w:p w14:paraId="351E2FC8" w14:textId="1F6607C2" w:rsidR="00E2156C" w:rsidRDefault="00E2156C">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noProof/>
          <w:color w:val="000000"/>
          <w:kern w:val="0"/>
          <w:sz w:val="24"/>
          <w:lang w:bidi="ar"/>
        </w:rPr>
        <w:drawing>
          <wp:inline distT="0" distB="0" distL="0" distR="0" wp14:anchorId="2844646F" wp14:editId="29B6A3DE">
            <wp:extent cx="5274310" cy="685800"/>
            <wp:effectExtent l="0" t="0" r="40640" b="19050"/>
            <wp:docPr id="61053684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36E62D8" w14:textId="40300A1C" w:rsidR="00303A62" w:rsidRPr="00303A62" w:rsidRDefault="00E2156C" w:rsidP="00303A62">
      <w:pPr>
        <w:widowControl/>
        <w:spacing w:line="360" w:lineRule="auto"/>
        <w:jc w:val="left"/>
        <w:rPr>
          <w:rFonts w:ascii="仿宋_GB2312" w:eastAsia="仿宋_GB2312" w:hAnsi="仿宋_GB2312" w:cs="仿宋_GB2312"/>
          <w:b/>
          <w:bCs/>
          <w:color w:val="000000"/>
          <w:kern w:val="0"/>
          <w:sz w:val="24"/>
          <w:lang w:bidi="ar"/>
        </w:rPr>
      </w:pPr>
      <w:r>
        <w:rPr>
          <w:rFonts w:ascii="仿宋_GB2312" w:eastAsia="仿宋_GB2312" w:hAnsi="仿宋_GB2312" w:cs="仿宋_GB2312"/>
          <w:b/>
          <w:bCs/>
          <w:noProof/>
          <w:color w:val="000000"/>
          <w:kern w:val="0"/>
          <w:sz w:val="24"/>
          <w:lang w:bidi="ar"/>
        </w:rPr>
        <w:lastRenderedPageBreak/>
        <w:drawing>
          <wp:inline distT="0" distB="0" distL="114300" distR="114300" wp14:anchorId="75233696" wp14:editId="62F207E9">
            <wp:extent cx="5268595" cy="1400810"/>
            <wp:effectExtent l="0" t="0" r="0" b="0"/>
            <wp:docPr id="22" name="图片 22" descr="实验二.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实验二.9"/>
                    <pic:cNvPicPr>
                      <a:picLocks noChangeAspect="1"/>
                    </pic:cNvPicPr>
                  </pic:nvPicPr>
                  <pic:blipFill>
                    <a:blip r:embed="rId52"/>
                    <a:srcRect b="40346"/>
                    <a:stretch>
                      <a:fillRect/>
                    </a:stretch>
                  </pic:blipFill>
                  <pic:spPr>
                    <a:xfrm>
                      <a:off x="0" y="0"/>
                      <a:ext cx="5268595" cy="1400810"/>
                    </a:xfrm>
                    <a:prstGeom prst="rect">
                      <a:avLst/>
                    </a:prstGeom>
                  </pic:spPr>
                </pic:pic>
              </a:graphicData>
            </a:graphic>
          </wp:inline>
        </w:drawing>
      </w:r>
    </w:p>
    <w:p w14:paraId="34CE869A" w14:textId="3ABD8399" w:rsidR="000577BC" w:rsidRDefault="00000000">
      <w:pPr>
        <w:spacing w:line="360" w:lineRule="auto"/>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720E993C" w14:textId="1BA6B775" w:rsidR="000577BC" w:rsidRDefault="00000000">
      <w:pPr>
        <w:spacing w:line="360" w:lineRule="auto"/>
        <w:jc w:val="left"/>
        <w:rPr>
          <w:rFonts w:ascii="仿宋_GB2312" w:eastAsia="仿宋_GB2312" w:hAnsi="仿宋_GB2312" w:cs="仿宋_GB2312"/>
          <w:b/>
          <w:bCs/>
          <w:sz w:val="18"/>
          <w:szCs w:val="18"/>
        </w:rPr>
      </w:pPr>
      <w:ins w:id="1" w:author="騖鷯" w:date="2023-11-19T00:05:00Z">
        <w:r>
          <w:rPr>
            <w:rFonts w:ascii="仿宋_GB2312" w:eastAsia="仿宋_GB2312" w:hAnsi="仿宋_GB2312" w:cs="仿宋_GB2312" w:hint="eastAsia"/>
            <w:b/>
            <w:bCs/>
            <w:sz w:val="24"/>
          </w:rPr>
          <w:t>*</w:t>
        </w:r>
      </w:ins>
      <w:r>
        <w:rPr>
          <w:rFonts w:ascii="仿宋_GB2312" w:eastAsia="仿宋_GB2312" w:hAnsi="仿宋_GB2312" w:cs="仿宋_GB2312" w:hint="eastAsia"/>
          <w:b/>
          <w:bCs/>
          <w:sz w:val="18"/>
          <w:szCs w:val="18"/>
        </w:rPr>
        <w:t>实验一中小写转换为大写在询问学长过后，可以通过用单引号引用字符，用字母之间ASC码的加减法进行大小写的转化。</w:t>
      </w:r>
    </w:p>
    <w:p w14:paraId="35198417" w14:textId="77777777" w:rsidR="000577BC" w:rsidRDefault="000577BC">
      <w:pPr>
        <w:spacing w:line="360" w:lineRule="auto"/>
        <w:jc w:val="left"/>
        <w:rPr>
          <w:rFonts w:ascii="仿宋_GB2312" w:eastAsia="仿宋_GB2312" w:hAnsi="仿宋_GB2312" w:cs="仿宋_GB2312"/>
          <w:b/>
          <w:bCs/>
          <w:sz w:val="18"/>
          <w:szCs w:val="18"/>
        </w:rPr>
      </w:pPr>
    </w:p>
    <w:p w14:paraId="2EED3269" w14:textId="14E6E118" w:rsidR="000577BC" w:rsidRDefault="00000000">
      <w:pPr>
        <w:spacing w:line="360" w:lineRule="auto"/>
        <w:jc w:val="left"/>
        <w:rPr>
          <w:rFonts w:ascii="仿宋_GB2312" w:eastAsia="仿宋_GB2312" w:hAnsi="仿宋_GB2312" w:cs="仿宋_GB2312"/>
          <w:b/>
          <w:bCs/>
          <w:sz w:val="18"/>
          <w:szCs w:val="18"/>
        </w:rPr>
      </w:pPr>
      <w:ins w:id="2" w:author="騖鷯" w:date="2023-11-19T00:05:00Z">
        <w:r>
          <w:rPr>
            <w:rFonts w:ascii="仿宋_GB2312" w:eastAsia="仿宋_GB2312" w:hAnsi="仿宋_GB2312" w:cs="仿宋_GB2312" w:hint="eastAsia"/>
            <w:b/>
            <w:bCs/>
            <w:sz w:val="24"/>
          </w:rPr>
          <w:t>*</w:t>
        </w:r>
      </w:ins>
      <w:r>
        <w:rPr>
          <w:rFonts w:ascii="仿宋_GB2312" w:eastAsia="仿宋_GB2312" w:hAnsi="仿宋_GB2312" w:cs="仿宋_GB2312" w:hint="eastAsia"/>
          <w:b/>
          <w:bCs/>
          <w:sz w:val="18"/>
          <w:szCs w:val="18"/>
        </w:rPr>
        <w:t>实验四中首先我想到的是if判断语句来完成计算器功能的使用，后来发现太繁琐了，便采用了switch cased的语法，将Switch后面的常量定义为加减乘除字符，即可简便地完成计算器程序。</w:t>
      </w:r>
    </w:p>
    <w:p w14:paraId="5CB3A7A1" w14:textId="77777777" w:rsidR="000577BC" w:rsidRDefault="000577BC">
      <w:pPr>
        <w:spacing w:line="360" w:lineRule="auto"/>
        <w:jc w:val="left"/>
        <w:rPr>
          <w:rFonts w:ascii="仿宋_GB2312" w:eastAsia="仿宋_GB2312" w:hAnsi="仿宋_GB2312" w:cs="仿宋_GB2312"/>
          <w:b/>
          <w:bCs/>
          <w:sz w:val="18"/>
          <w:szCs w:val="18"/>
        </w:rPr>
      </w:pPr>
    </w:p>
    <w:p w14:paraId="7332C23F" w14:textId="785616FA" w:rsidR="000577BC" w:rsidRDefault="00000000">
      <w:pPr>
        <w:spacing w:line="360" w:lineRule="auto"/>
        <w:jc w:val="left"/>
        <w:rPr>
          <w:rFonts w:ascii="仿宋_GB2312" w:eastAsia="仿宋_GB2312" w:hAnsi="仿宋_GB2312" w:cs="仿宋_GB2312"/>
          <w:b/>
          <w:bCs/>
          <w:sz w:val="18"/>
          <w:szCs w:val="18"/>
        </w:rPr>
      </w:pPr>
      <w:ins w:id="3" w:author="騖鷯" w:date="2023-11-19T00:05:00Z">
        <w:r>
          <w:rPr>
            <w:rFonts w:ascii="仿宋_GB2312" w:eastAsia="仿宋_GB2312" w:hAnsi="仿宋_GB2312" w:cs="仿宋_GB2312" w:hint="eastAsia"/>
            <w:b/>
            <w:bCs/>
            <w:sz w:val="24"/>
          </w:rPr>
          <w:t>*</w:t>
        </w:r>
      </w:ins>
      <w:r>
        <w:rPr>
          <w:rFonts w:ascii="仿宋_GB2312" w:eastAsia="仿宋_GB2312" w:hAnsi="仿宋_GB2312" w:cs="仿宋_GB2312" w:hint="eastAsia"/>
          <w:b/>
          <w:bCs/>
          <w:sz w:val="18"/>
          <w:szCs w:val="18"/>
        </w:rPr>
        <w:t>实验六的最小公倍数我最先就想起</w:t>
      </w:r>
      <w:proofErr w:type="gramStart"/>
      <w:r>
        <w:rPr>
          <w:rFonts w:ascii="仿宋_GB2312" w:eastAsia="仿宋_GB2312" w:hAnsi="仿宋_GB2312" w:cs="仿宋_GB2312" w:hint="eastAsia"/>
          <w:b/>
          <w:bCs/>
          <w:sz w:val="18"/>
          <w:szCs w:val="18"/>
        </w:rPr>
        <w:t>了取余</w:t>
      </w:r>
      <w:proofErr w:type="gramEnd"/>
      <w:r>
        <w:rPr>
          <w:rFonts w:ascii="仿宋_GB2312" w:eastAsia="仿宋_GB2312" w:hAnsi="仿宋_GB2312" w:cs="仿宋_GB2312" w:hint="eastAsia"/>
          <w:b/>
          <w:bCs/>
          <w:sz w:val="18"/>
          <w:szCs w:val="18"/>
        </w:rPr>
        <w:t>=0的计算方式，但刚开始我用的为取余不等于0也就是！==0作为循环条件，但是因为数字本身就是自己的因子，所以导致一直进不去循环，结果一直报错，最后我</w:t>
      </w:r>
      <w:proofErr w:type="gramStart"/>
      <w:r>
        <w:rPr>
          <w:rFonts w:ascii="仿宋_GB2312" w:eastAsia="仿宋_GB2312" w:hAnsi="仿宋_GB2312" w:cs="仿宋_GB2312" w:hint="eastAsia"/>
          <w:b/>
          <w:bCs/>
          <w:sz w:val="18"/>
          <w:szCs w:val="18"/>
        </w:rPr>
        <w:t>用取余</w:t>
      </w:r>
      <w:proofErr w:type="gramEnd"/>
      <w:r>
        <w:rPr>
          <w:rFonts w:ascii="仿宋_GB2312" w:eastAsia="仿宋_GB2312" w:hAnsi="仿宋_GB2312" w:cs="仿宋_GB2312" w:hint="eastAsia"/>
          <w:b/>
          <w:bCs/>
          <w:sz w:val="18"/>
          <w:szCs w:val="18"/>
        </w:rPr>
        <w:t>==0作为循环条件，顺利得到结果。</w:t>
      </w:r>
    </w:p>
    <w:p w14:paraId="7D52E744" w14:textId="77777777" w:rsidR="000577BC" w:rsidRDefault="000577BC">
      <w:pPr>
        <w:spacing w:line="360" w:lineRule="auto"/>
        <w:jc w:val="left"/>
        <w:rPr>
          <w:rFonts w:ascii="仿宋_GB2312" w:eastAsia="仿宋_GB2312" w:hAnsi="仿宋_GB2312" w:cs="仿宋_GB2312"/>
          <w:b/>
          <w:bCs/>
          <w:sz w:val="18"/>
          <w:szCs w:val="18"/>
        </w:rPr>
      </w:pPr>
    </w:p>
    <w:p w14:paraId="6D99E329" w14:textId="4BCC2551" w:rsidR="000577BC" w:rsidRDefault="00000000">
      <w:pPr>
        <w:spacing w:line="360" w:lineRule="auto"/>
        <w:jc w:val="left"/>
        <w:rPr>
          <w:rFonts w:ascii="仿宋_GB2312" w:eastAsia="仿宋_GB2312" w:hAnsi="仿宋_GB2312" w:cs="仿宋_GB2312"/>
          <w:b/>
          <w:bCs/>
          <w:sz w:val="18"/>
          <w:szCs w:val="18"/>
        </w:rPr>
      </w:pPr>
      <w:ins w:id="4" w:author="騖鷯" w:date="2023-11-19T00:05:00Z">
        <w:r>
          <w:rPr>
            <w:rFonts w:ascii="仿宋_GB2312" w:eastAsia="仿宋_GB2312" w:hAnsi="仿宋_GB2312" w:cs="仿宋_GB2312" w:hint="eastAsia"/>
            <w:b/>
            <w:bCs/>
            <w:sz w:val="24"/>
          </w:rPr>
          <w:t>*</w:t>
        </w:r>
      </w:ins>
      <w:r>
        <w:rPr>
          <w:rFonts w:ascii="仿宋_GB2312" w:eastAsia="仿宋_GB2312" w:hAnsi="仿宋_GB2312" w:cs="仿宋_GB2312" w:hint="eastAsia"/>
          <w:b/>
          <w:bCs/>
          <w:sz w:val="18"/>
          <w:szCs w:val="18"/>
        </w:rPr>
        <w:t>实验九中涉及到的变量非常多，例如价格，苹果数量，天数，平均价格等等，刚开始我用习惯的</w:t>
      </w:r>
      <w:proofErr w:type="spellStart"/>
      <w:r>
        <w:rPr>
          <w:rFonts w:ascii="仿宋_GB2312" w:eastAsia="仿宋_GB2312" w:hAnsi="仿宋_GB2312" w:cs="仿宋_GB2312" w:hint="eastAsia"/>
          <w:b/>
          <w:bCs/>
          <w:sz w:val="18"/>
          <w:szCs w:val="18"/>
        </w:rPr>
        <w:t>abcd</w:t>
      </w:r>
      <w:proofErr w:type="spellEnd"/>
      <w:r>
        <w:rPr>
          <w:rFonts w:ascii="仿宋_GB2312" w:eastAsia="仿宋_GB2312" w:hAnsi="仿宋_GB2312" w:cs="仿宋_GB2312" w:hint="eastAsia"/>
          <w:b/>
          <w:bCs/>
          <w:sz w:val="18"/>
          <w:szCs w:val="18"/>
        </w:rPr>
        <w:t>等字母作为变量，发现写到后面根本分不清变量代表什么含义，后来我用money、day等英文单词来一一对应变量，这样在后面的书写中变量的含义就十分清晰了。</w:t>
      </w:r>
    </w:p>
    <w:p w14:paraId="31E04055" w14:textId="77777777" w:rsidR="00A62A1F" w:rsidRDefault="00A62A1F">
      <w:pPr>
        <w:spacing w:line="360" w:lineRule="auto"/>
        <w:jc w:val="left"/>
        <w:rPr>
          <w:rFonts w:ascii="仿宋_GB2312" w:eastAsia="仿宋_GB2312" w:hAnsi="仿宋_GB2312" w:cs="仿宋_GB2312"/>
          <w:b/>
          <w:bCs/>
          <w:sz w:val="18"/>
          <w:szCs w:val="18"/>
        </w:rPr>
      </w:pPr>
    </w:p>
    <w:p w14:paraId="38719DDC" w14:textId="6C41DD11" w:rsidR="00A62A1F" w:rsidRPr="00A62A1F" w:rsidRDefault="00A62A1F">
      <w:pPr>
        <w:spacing w:line="360" w:lineRule="auto"/>
        <w:jc w:val="left"/>
        <w:rPr>
          <w:rFonts w:ascii="仿宋_GB2312" w:eastAsia="仿宋_GB2312" w:hAnsi="仿宋_GB2312" w:cs="仿宋_GB2312" w:hint="eastAsia"/>
          <w:b/>
          <w:bCs/>
          <w:sz w:val="18"/>
          <w:szCs w:val="18"/>
        </w:rPr>
      </w:pPr>
      <w:r w:rsidRPr="00A62A1F">
        <w:rPr>
          <w:rFonts w:ascii="仿宋_GB2312" w:eastAsia="仿宋_GB2312" w:hAnsi="仿宋_GB2312" w:cs="仿宋_GB2312"/>
          <w:b/>
          <w:bCs/>
          <w:sz w:val="24"/>
        </w:rPr>
        <w:t>*</w:t>
      </w:r>
      <w:r>
        <w:rPr>
          <w:rFonts w:ascii="仿宋_GB2312" w:eastAsia="仿宋_GB2312" w:hAnsi="仿宋_GB2312" w:cs="仿宋_GB2312" w:hint="eastAsia"/>
          <w:b/>
          <w:bCs/>
          <w:sz w:val="18"/>
          <w:szCs w:val="18"/>
        </w:rPr>
        <w:t>实验五中我搜寻资料查得可以用</w:t>
      </w:r>
      <w:proofErr w:type="spellStart"/>
      <w:r>
        <w:rPr>
          <w:rFonts w:ascii="仿宋_GB2312" w:eastAsia="仿宋_GB2312" w:hAnsi="仿宋_GB2312" w:cs="仿宋_GB2312" w:hint="eastAsia"/>
          <w:b/>
          <w:bCs/>
          <w:sz w:val="18"/>
          <w:szCs w:val="18"/>
        </w:rPr>
        <w:t>getline</w:t>
      </w:r>
      <w:proofErr w:type="spellEnd"/>
      <w:r>
        <w:rPr>
          <w:rFonts w:ascii="仿宋_GB2312" w:eastAsia="仿宋_GB2312" w:hAnsi="仿宋_GB2312" w:cs="仿宋_GB2312" w:hint="eastAsia"/>
          <w:b/>
          <w:bCs/>
          <w:sz w:val="18"/>
          <w:szCs w:val="18"/>
        </w:rPr>
        <w:t>（</w:t>
      </w:r>
      <w:proofErr w:type="spellStart"/>
      <w:r>
        <w:rPr>
          <w:rFonts w:ascii="仿宋_GB2312" w:eastAsia="仿宋_GB2312" w:hAnsi="仿宋_GB2312" w:cs="仿宋_GB2312" w:hint="eastAsia"/>
          <w:b/>
          <w:bCs/>
          <w:sz w:val="18"/>
          <w:szCs w:val="18"/>
        </w:rPr>
        <w:t>cin</w:t>
      </w:r>
      <w:proofErr w:type="spellEnd"/>
      <w:r>
        <w:rPr>
          <w:rFonts w:ascii="仿宋_GB2312" w:eastAsia="仿宋_GB2312" w:hAnsi="仿宋_GB2312" w:cs="仿宋_GB2312" w:hint="eastAsia"/>
          <w:b/>
          <w:bCs/>
          <w:sz w:val="18"/>
          <w:szCs w:val="18"/>
        </w:rPr>
        <w:t>.变量）的语法进行空格输入，但</w:t>
      </w:r>
      <w:proofErr w:type="spellStart"/>
      <w:r>
        <w:rPr>
          <w:rFonts w:ascii="仿宋_GB2312" w:eastAsia="仿宋_GB2312" w:hAnsi="仿宋_GB2312" w:cs="仿宋_GB2312" w:hint="eastAsia"/>
          <w:b/>
          <w:bCs/>
          <w:sz w:val="18"/>
          <w:szCs w:val="18"/>
        </w:rPr>
        <w:t>getline</w:t>
      </w:r>
      <w:proofErr w:type="spellEnd"/>
      <w:r>
        <w:rPr>
          <w:rFonts w:ascii="仿宋_GB2312" w:eastAsia="仿宋_GB2312" w:hAnsi="仿宋_GB2312" w:cs="仿宋_GB2312" w:hint="eastAsia"/>
          <w:b/>
          <w:bCs/>
          <w:sz w:val="18"/>
          <w:szCs w:val="18"/>
        </w:rPr>
        <w:t>在我的程序一直进行报错，后来在帮助下才知道需要</w:t>
      </w:r>
      <w:r>
        <w:rPr>
          <w:rFonts w:ascii="仿宋_GB2312" w:eastAsia="仿宋_GB2312" w:hAnsi="仿宋_GB2312" w:cs="仿宋_GB2312" w:hint="eastAsia"/>
          <w:b/>
          <w:bCs/>
          <w:sz w:val="18"/>
          <w:szCs w:val="18"/>
        </w:rPr>
        <w:t>引用&lt;</w:t>
      </w:r>
      <w:r>
        <w:rPr>
          <w:rFonts w:ascii="仿宋_GB2312" w:eastAsia="仿宋_GB2312" w:hAnsi="仿宋_GB2312" w:cs="仿宋_GB2312"/>
          <w:b/>
          <w:bCs/>
          <w:sz w:val="18"/>
          <w:szCs w:val="18"/>
        </w:rPr>
        <w:t>string&gt;</w:t>
      </w:r>
      <w:r>
        <w:rPr>
          <w:rFonts w:ascii="仿宋_GB2312" w:eastAsia="仿宋_GB2312" w:hAnsi="仿宋_GB2312" w:cs="仿宋_GB2312" w:hint="eastAsia"/>
          <w:b/>
          <w:bCs/>
          <w:sz w:val="18"/>
          <w:szCs w:val="18"/>
        </w:rPr>
        <w:t>头文件</w:t>
      </w:r>
      <w:proofErr w:type="gramStart"/>
      <w:r>
        <w:rPr>
          <w:rFonts w:ascii="仿宋_GB2312" w:eastAsia="仿宋_GB2312" w:hAnsi="仿宋_GB2312" w:cs="仿宋_GB2312" w:hint="eastAsia"/>
          <w:b/>
          <w:bCs/>
          <w:sz w:val="18"/>
          <w:szCs w:val="18"/>
        </w:rPr>
        <w:t>后</w:t>
      </w:r>
      <w:r>
        <w:rPr>
          <w:rFonts w:ascii="仿宋_GB2312" w:eastAsia="仿宋_GB2312" w:hAnsi="仿宋_GB2312" w:cs="仿宋_GB2312" w:hint="eastAsia"/>
          <w:b/>
          <w:bCs/>
          <w:sz w:val="18"/>
          <w:szCs w:val="18"/>
        </w:rPr>
        <w:t>猜才能</w:t>
      </w:r>
      <w:proofErr w:type="gramEnd"/>
      <w:r>
        <w:rPr>
          <w:rFonts w:ascii="仿宋_GB2312" w:eastAsia="仿宋_GB2312" w:hAnsi="仿宋_GB2312" w:cs="仿宋_GB2312" w:hint="eastAsia"/>
          <w:b/>
          <w:bCs/>
          <w:sz w:val="18"/>
          <w:szCs w:val="18"/>
        </w:rPr>
        <w:t>使用</w:t>
      </w:r>
      <w:proofErr w:type="spellStart"/>
      <w:r>
        <w:rPr>
          <w:rFonts w:ascii="仿宋_GB2312" w:eastAsia="仿宋_GB2312" w:hAnsi="仿宋_GB2312" w:cs="仿宋_GB2312" w:hint="eastAsia"/>
          <w:b/>
          <w:bCs/>
          <w:sz w:val="18"/>
          <w:szCs w:val="18"/>
        </w:rPr>
        <w:t>getline</w:t>
      </w:r>
      <w:proofErr w:type="spellEnd"/>
      <w:r>
        <w:rPr>
          <w:rFonts w:ascii="仿宋_GB2312" w:eastAsia="仿宋_GB2312" w:hAnsi="仿宋_GB2312" w:cs="仿宋_GB2312" w:hint="eastAsia"/>
          <w:b/>
          <w:bCs/>
          <w:sz w:val="18"/>
          <w:szCs w:val="18"/>
        </w:rPr>
        <w:t>语法，在判断空格、数字、字母中，又用到了语法</w:t>
      </w:r>
      <w:proofErr w:type="spellStart"/>
      <w:r>
        <w:rPr>
          <w:rFonts w:ascii="仿宋_GB2312" w:eastAsia="仿宋_GB2312" w:hAnsi="仿宋_GB2312" w:cs="仿宋_GB2312" w:hint="eastAsia"/>
          <w:b/>
          <w:bCs/>
          <w:sz w:val="18"/>
          <w:szCs w:val="18"/>
        </w:rPr>
        <w:t>i</w:t>
      </w:r>
      <w:r>
        <w:rPr>
          <w:rFonts w:ascii="仿宋_GB2312" w:eastAsia="仿宋_GB2312" w:hAnsi="仿宋_GB2312" w:cs="仿宋_GB2312"/>
          <w:b/>
          <w:bCs/>
          <w:sz w:val="18"/>
          <w:szCs w:val="18"/>
        </w:rPr>
        <w:t>sspace</w:t>
      </w:r>
      <w:proofErr w:type="spellEnd"/>
      <w:r>
        <w:rPr>
          <w:rFonts w:ascii="仿宋_GB2312" w:eastAsia="仿宋_GB2312" w:hAnsi="仿宋_GB2312" w:cs="仿宋_GB2312"/>
          <w:b/>
          <w:bCs/>
          <w:sz w:val="18"/>
          <w:szCs w:val="18"/>
        </w:rPr>
        <w:t>/</w:t>
      </w:r>
      <w:proofErr w:type="spellStart"/>
      <w:r>
        <w:rPr>
          <w:rFonts w:ascii="仿宋_GB2312" w:eastAsia="仿宋_GB2312" w:hAnsi="仿宋_GB2312" w:cs="仿宋_GB2312"/>
          <w:b/>
          <w:bCs/>
          <w:sz w:val="18"/>
          <w:szCs w:val="18"/>
        </w:rPr>
        <w:t>isdigit</w:t>
      </w:r>
      <w:proofErr w:type="spellEnd"/>
      <w:r>
        <w:rPr>
          <w:rFonts w:ascii="仿宋_GB2312" w:eastAsia="仿宋_GB2312" w:hAnsi="仿宋_GB2312" w:cs="仿宋_GB2312"/>
          <w:b/>
          <w:bCs/>
          <w:sz w:val="18"/>
          <w:szCs w:val="18"/>
        </w:rPr>
        <w:t>/</w:t>
      </w:r>
      <w:proofErr w:type="spellStart"/>
      <w:r>
        <w:rPr>
          <w:rFonts w:ascii="仿宋_GB2312" w:eastAsia="仿宋_GB2312" w:hAnsi="仿宋_GB2312" w:cs="仿宋_GB2312" w:hint="eastAsia"/>
          <w:b/>
          <w:bCs/>
          <w:sz w:val="18"/>
          <w:szCs w:val="18"/>
        </w:rPr>
        <w:t>isalpha</w:t>
      </w:r>
      <w:proofErr w:type="spellEnd"/>
      <w:r>
        <w:rPr>
          <w:rFonts w:ascii="仿宋_GB2312" w:eastAsia="仿宋_GB2312" w:hAnsi="仿宋_GB2312" w:cs="仿宋_GB2312" w:hint="eastAsia"/>
          <w:b/>
          <w:bCs/>
          <w:sz w:val="18"/>
          <w:szCs w:val="18"/>
        </w:rPr>
        <w:t>三个语法</w:t>
      </w:r>
      <w:r w:rsidR="00C11091">
        <w:rPr>
          <w:rFonts w:ascii="仿宋_GB2312" w:eastAsia="仿宋_GB2312" w:hAnsi="仿宋_GB2312" w:cs="仿宋_GB2312" w:hint="eastAsia"/>
          <w:b/>
          <w:bCs/>
          <w:sz w:val="18"/>
          <w:szCs w:val="18"/>
        </w:rPr>
        <w:t>。</w:t>
      </w:r>
    </w:p>
    <w:p w14:paraId="43AC8D30" w14:textId="77777777" w:rsidR="000577BC" w:rsidRDefault="00000000">
      <w:pPr>
        <w:numPr>
          <w:ilvl w:val="0"/>
          <w:numId w:val="1"/>
        </w:numPr>
        <w:spacing w:line="360" w:lineRule="auto"/>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体会</w:t>
      </w:r>
    </w:p>
    <w:p w14:paraId="4DB144E0" w14:textId="77777777" w:rsidR="000577BC" w:rsidRDefault="00000000">
      <w:pPr>
        <w:numPr>
          <w:ilvl w:val="0"/>
          <w:numId w:val="4"/>
        </w:numPr>
        <w:spacing w:line="360" w:lineRule="auto"/>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color w:val="000000"/>
          <w:sz w:val="18"/>
          <w:szCs w:val="18"/>
        </w:rPr>
        <w:t>在本次实验中，多次使用到了</w:t>
      </w:r>
      <w:r>
        <w:rPr>
          <w:rFonts w:ascii="仿宋_GB2312" w:eastAsia="仿宋_GB2312" w:hAnsi="仿宋_GB2312" w:cs="仿宋_GB2312" w:hint="eastAsia"/>
          <w:b/>
          <w:bCs/>
          <w:color w:val="000000"/>
          <w:kern w:val="0"/>
          <w:sz w:val="18"/>
          <w:szCs w:val="18"/>
          <w:lang w:bidi="ar"/>
        </w:rPr>
        <w:t>逻辑运算与逻辑表达式，对一些逻辑语法有了更深刻的认识，在不断的试错和改正过程中，也对逻辑语句如if、dowhile、for的运用更加的熟练。</w:t>
      </w:r>
    </w:p>
    <w:p w14:paraId="6F15CB29" w14:textId="77777777" w:rsidR="00B861BE" w:rsidRDefault="00B861BE">
      <w:pPr>
        <w:spacing w:line="360" w:lineRule="auto"/>
        <w:jc w:val="left"/>
        <w:rPr>
          <w:ins w:id="5" w:author="騖鷯" w:date="2023-11-19T00:05:00Z"/>
          <w:rFonts w:ascii="仿宋_GB2312" w:eastAsia="仿宋_GB2312" w:hAnsi="仿宋_GB2312" w:cs="仿宋_GB2312"/>
          <w:b/>
          <w:bCs/>
          <w:color w:val="000000"/>
          <w:kern w:val="0"/>
          <w:sz w:val="18"/>
          <w:szCs w:val="18"/>
          <w:lang w:bidi="ar"/>
        </w:rPr>
      </w:pPr>
    </w:p>
    <w:p w14:paraId="24AC286F" w14:textId="77777777" w:rsidR="000577BC" w:rsidRDefault="00000000">
      <w:pPr>
        <w:numPr>
          <w:ilvl w:val="0"/>
          <w:numId w:val="4"/>
        </w:numPr>
        <w:spacing w:line="360" w:lineRule="auto"/>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color w:val="000000"/>
          <w:kern w:val="0"/>
          <w:sz w:val="18"/>
          <w:szCs w:val="18"/>
          <w:lang w:bidi="ar"/>
        </w:rPr>
        <w:t>本次实验多次涉及到数学知识，例如实验六的最小公倍数问题和实验九的平均价钱问题，虽然难度不大，但令我深刻意识到数学和运算逻辑在C++学习中的重要性。</w:t>
      </w:r>
    </w:p>
    <w:p w14:paraId="321FDEA1" w14:textId="77777777" w:rsidR="00B861BE" w:rsidRDefault="00B861BE">
      <w:pPr>
        <w:spacing w:line="360" w:lineRule="auto"/>
        <w:jc w:val="left"/>
        <w:rPr>
          <w:ins w:id="6" w:author="騖鷯" w:date="2023-11-19T00:05:00Z"/>
          <w:rFonts w:ascii="仿宋_GB2312" w:eastAsia="仿宋_GB2312" w:hAnsi="仿宋_GB2312" w:cs="仿宋_GB2312"/>
          <w:b/>
          <w:bCs/>
          <w:color w:val="000000"/>
          <w:kern w:val="0"/>
          <w:sz w:val="18"/>
          <w:szCs w:val="18"/>
          <w:lang w:bidi="ar"/>
        </w:rPr>
      </w:pPr>
    </w:p>
    <w:p w14:paraId="0BAC8E59" w14:textId="229F13ED" w:rsidR="00B861BE" w:rsidRPr="00E2156C" w:rsidRDefault="00000000" w:rsidP="00E2156C">
      <w:pPr>
        <w:numPr>
          <w:ilvl w:val="0"/>
          <w:numId w:val="4"/>
        </w:numPr>
        <w:spacing w:line="360" w:lineRule="auto"/>
        <w:jc w:val="left"/>
        <w:rPr>
          <w:ins w:id="7" w:author="騖鷯" w:date="2023-11-19T00:05:00Z"/>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color w:val="000000"/>
          <w:kern w:val="0"/>
          <w:sz w:val="18"/>
          <w:szCs w:val="18"/>
          <w:lang w:bidi="ar"/>
        </w:rPr>
        <w:t>逻辑的梳理是C++学习的重中之重，通过不断的嵌套、迭代和一遍又一遍运行报错之中我也总结出了一些语法应用的规律，在看到文字表述时就会想出可以用什么语法来进行编写，if的好想，for的简洁也都各有千秋，在不同情境下运用不同的语法也是我接下来学习的重点。</w:t>
      </w:r>
    </w:p>
    <w:p w14:paraId="7F194F73" w14:textId="77777777" w:rsidR="00E2156C" w:rsidRDefault="00E2156C">
      <w:pPr>
        <w:spacing w:line="360" w:lineRule="auto"/>
        <w:jc w:val="left"/>
        <w:rPr>
          <w:rFonts w:ascii="仿宋_GB2312" w:eastAsia="仿宋_GB2312" w:hAnsi="仿宋_GB2312" w:cs="仿宋_GB2312"/>
          <w:b/>
          <w:bCs/>
          <w:color w:val="000000"/>
          <w:kern w:val="0"/>
          <w:sz w:val="18"/>
          <w:szCs w:val="18"/>
          <w:lang w:bidi="ar"/>
        </w:rPr>
      </w:pPr>
    </w:p>
    <w:p w14:paraId="0CE28A9D" w14:textId="71C0736F" w:rsidR="000577BC" w:rsidRDefault="00000000">
      <w:pPr>
        <w:spacing w:line="360" w:lineRule="auto"/>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color w:val="000000"/>
          <w:kern w:val="0"/>
          <w:sz w:val="18"/>
          <w:szCs w:val="18"/>
          <w:lang w:bidi="ar"/>
        </w:rPr>
        <w:t>小结：该实验相比较第一次实验，由于逻辑语法的加入，难度有很大提升，花费了我很多的时间来思考、修改，但在一遍一遍动手实践的过程中，我也意识到了很多书本上学不到的问题，同时，我充分意识到了流程图的重要性，以往我都是靠脑子凭空想象整个程序，但在面对一些复杂的题目以及以后可能编写的大型程序中就显得很乏力，例如实验九繁琐的计算过程和变量，光凭脑子想是不行的，流程图会很好的给编程思路构建一个框架。</w:t>
      </w:r>
    </w:p>
    <w:p w14:paraId="69EC589D" w14:textId="77777777" w:rsidR="000577BC" w:rsidRDefault="000577BC">
      <w:pPr>
        <w:spacing w:line="360" w:lineRule="auto"/>
        <w:jc w:val="left"/>
        <w:rPr>
          <w:rFonts w:ascii="仿宋_GB2312" w:eastAsia="仿宋_GB2312" w:hAnsi="仿宋_GB2312" w:cs="仿宋_GB2312"/>
          <w:b/>
          <w:bCs/>
          <w:color w:val="000000"/>
          <w:sz w:val="24"/>
        </w:rPr>
      </w:pPr>
    </w:p>
    <w:sectPr w:rsidR="000577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634965"/>
    <w:multiLevelType w:val="singleLevel"/>
    <w:tmpl w:val="AB634965"/>
    <w:lvl w:ilvl="0">
      <w:start w:val="2"/>
      <w:numFmt w:val="decimal"/>
      <w:lvlText w:val="%1."/>
      <w:lvlJc w:val="left"/>
      <w:pPr>
        <w:tabs>
          <w:tab w:val="left" w:pos="312"/>
        </w:tabs>
      </w:pPr>
    </w:lvl>
  </w:abstractNum>
  <w:abstractNum w:abstractNumId="1" w15:restartNumberingAfterBreak="0">
    <w:nsid w:val="E80F8802"/>
    <w:multiLevelType w:val="singleLevel"/>
    <w:tmpl w:val="E80F8802"/>
    <w:lvl w:ilvl="0">
      <w:start w:val="3"/>
      <w:numFmt w:val="decimal"/>
      <w:suff w:val="nothing"/>
      <w:lvlText w:val="%1、"/>
      <w:lvlJc w:val="left"/>
    </w:lvl>
  </w:abstractNum>
  <w:abstractNum w:abstractNumId="2" w15:restartNumberingAfterBreak="0">
    <w:nsid w:val="0A51BE6B"/>
    <w:multiLevelType w:val="singleLevel"/>
    <w:tmpl w:val="5704A80A"/>
    <w:lvl w:ilvl="0">
      <w:start w:val="4"/>
      <w:numFmt w:val="chineseCounting"/>
      <w:suff w:val="nothing"/>
      <w:lvlText w:val="%1、"/>
      <w:lvlJc w:val="left"/>
      <w:rPr>
        <w:rFonts w:hint="eastAsia"/>
        <w:lang w:val="en-US"/>
      </w:rPr>
    </w:lvl>
  </w:abstractNum>
  <w:abstractNum w:abstractNumId="3" w15:restartNumberingAfterBreak="0">
    <w:nsid w:val="29755C00"/>
    <w:multiLevelType w:val="singleLevel"/>
    <w:tmpl w:val="29755C00"/>
    <w:lvl w:ilvl="0">
      <w:start w:val="1"/>
      <w:numFmt w:val="decimal"/>
      <w:lvlText w:val="%1."/>
      <w:lvlJc w:val="left"/>
      <w:pPr>
        <w:tabs>
          <w:tab w:val="left" w:pos="312"/>
        </w:tabs>
      </w:pPr>
    </w:lvl>
  </w:abstractNum>
  <w:num w:numId="1" w16cid:durableId="812671875">
    <w:abstractNumId w:val="2"/>
  </w:num>
  <w:num w:numId="2" w16cid:durableId="1377271096">
    <w:abstractNumId w:val="1"/>
  </w:num>
  <w:num w:numId="3" w16cid:durableId="1537965331">
    <w:abstractNumId w:val="0"/>
  </w:num>
  <w:num w:numId="4" w16cid:durableId="321857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hkOTcyZDZkMTI4ZjNhZTQzN2VkZWIzOWI2M2NjYWYifQ=="/>
  </w:docVars>
  <w:rsids>
    <w:rsidRoot w:val="00172A27"/>
    <w:rsid w:val="00023E6B"/>
    <w:rsid w:val="00041E95"/>
    <w:rsid w:val="000577BC"/>
    <w:rsid w:val="000E5DB7"/>
    <w:rsid w:val="00172A27"/>
    <w:rsid w:val="00263986"/>
    <w:rsid w:val="00303A62"/>
    <w:rsid w:val="006C295E"/>
    <w:rsid w:val="00937DF9"/>
    <w:rsid w:val="00A148E2"/>
    <w:rsid w:val="00A21E2C"/>
    <w:rsid w:val="00A32257"/>
    <w:rsid w:val="00A62A1F"/>
    <w:rsid w:val="00B861BE"/>
    <w:rsid w:val="00C11091"/>
    <w:rsid w:val="00C3325D"/>
    <w:rsid w:val="00E2156C"/>
    <w:rsid w:val="02A041DE"/>
    <w:rsid w:val="100F55B2"/>
    <w:rsid w:val="11B46C09"/>
    <w:rsid w:val="2BDB1D15"/>
    <w:rsid w:val="2BE94E19"/>
    <w:rsid w:val="2DBD17FD"/>
    <w:rsid w:val="35E000CE"/>
    <w:rsid w:val="502D46FF"/>
    <w:rsid w:val="565D002E"/>
    <w:rsid w:val="72785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5CDFB2A"/>
  <w15:docId w15:val="{A93EC38E-2E39-45E2-B92C-FA5FAA536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diagramColors" Target="diagrams/colors2.xml"/><Relationship Id="rId39" Type="http://schemas.openxmlformats.org/officeDocument/2006/relationships/diagramData" Target="diagrams/data4.xml"/><Relationship Id="rId21" Type="http://schemas.openxmlformats.org/officeDocument/2006/relationships/image" Target="media/image12.png"/><Relationship Id="rId34" Type="http://schemas.openxmlformats.org/officeDocument/2006/relationships/diagramColors" Target="diagrams/colors3.xml"/><Relationship Id="rId42" Type="http://schemas.openxmlformats.org/officeDocument/2006/relationships/diagramColors" Target="diagrams/colors4.xml"/><Relationship Id="rId47" Type="http://schemas.openxmlformats.org/officeDocument/2006/relationships/diagramData" Target="diagrams/data5.xml"/><Relationship Id="rId50" Type="http://schemas.openxmlformats.org/officeDocument/2006/relationships/diagramColors" Target="diagrams/colors5.xml"/><Relationship Id="rId7" Type="http://schemas.openxmlformats.org/officeDocument/2006/relationships/image" Target="media/image3.png"/><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image" Target="media/image7.png"/><Relationship Id="rId24" Type="http://schemas.openxmlformats.org/officeDocument/2006/relationships/diagramLayout" Target="diagrams/layout2.xml"/><Relationship Id="rId32" Type="http://schemas.openxmlformats.org/officeDocument/2006/relationships/diagramLayout" Target="diagrams/layout3.xml"/><Relationship Id="rId37" Type="http://schemas.openxmlformats.org/officeDocument/2006/relationships/image" Target="media/image18.png"/><Relationship Id="rId40" Type="http://schemas.openxmlformats.org/officeDocument/2006/relationships/diagramLayout" Target="diagrams/layout4.xm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diagramData" Target="diagrams/data3.xml"/><Relationship Id="rId44" Type="http://schemas.openxmlformats.org/officeDocument/2006/relationships/image" Target="media/image20.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microsoft.com/office/2007/relationships/diagramDrawing" Target="diagrams/drawing2.xml"/><Relationship Id="rId30" Type="http://schemas.openxmlformats.org/officeDocument/2006/relationships/image" Target="media/image16.png"/><Relationship Id="rId35" Type="http://schemas.microsoft.com/office/2007/relationships/diagramDrawing" Target="diagrams/drawing3.xml"/><Relationship Id="rId43" Type="http://schemas.microsoft.com/office/2007/relationships/diagramDrawing" Target="diagrams/drawing4.xml"/><Relationship Id="rId48" Type="http://schemas.openxmlformats.org/officeDocument/2006/relationships/diagramLayout" Target="diagrams/layout5.xml"/><Relationship Id="rId8" Type="http://schemas.openxmlformats.org/officeDocument/2006/relationships/image" Target="media/image4.png"/><Relationship Id="rId51" Type="http://schemas.microsoft.com/office/2007/relationships/diagramDrawing" Target="diagrams/drawing5.xml"/><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diagramQuickStyle" Target="diagrams/quickStyle2.xml"/><Relationship Id="rId33" Type="http://schemas.openxmlformats.org/officeDocument/2006/relationships/diagramQuickStyle" Target="diagrams/quickStyle3.xml"/><Relationship Id="rId38" Type="http://schemas.openxmlformats.org/officeDocument/2006/relationships/image" Target="media/image19.png"/><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diagramQuickStyle" Target="diagrams/quickStyle4.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diagramColors" Target="diagrams/colors1.xml"/><Relationship Id="rId23" Type="http://schemas.openxmlformats.org/officeDocument/2006/relationships/diagramData" Target="diagrams/data2.xml"/><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diagramQuickStyle" Target="diagrams/quickStyle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00C332-0A33-4EEF-A5A3-68009AF626D9}" type="doc">
      <dgm:prSet loTypeId="urn:microsoft.com/office/officeart/2005/8/layout/process1" loCatId="process" qsTypeId="urn:microsoft.com/office/officeart/2005/8/quickstyle/simple1" qsCatId="simple" csTypeId="urn:microsoft.com/office/officeart/2005/8/colors/accent1_2" csCatId="accent1" phldr="1"/>
      <dgm:spPr/>
    </dgm:pt>
    <dgm:pt modelId="{91EB4D4D-751B-44B4-B7D0-C7C5AF6A6B14}">
      <dgm:prSet phldrT="[文本]"/>
      <dgm:spPr/>
      <dgm:t>
        <a:bodyPr/>
        <a:lstStyle/>
        <a:p>
          <a:r>
            <a:rPr lang="zh-CN" altLang="en-US"/>
            <a:t>定义字符并给字符赋值</a:t>
          </a:r>
        </a:p>
      </dgm:t>
    </dgm:pt>
    <dgm:pt modelId="{F161A8E5-6123-4404-B865-561B7DD5FA7D}" type="parTrans" cxnId="{4C419ABE-C409-4F54-B30B-06032C668506}">
      <dgm:prSet/>
      <dgm:spPr/>
      <dgm:t>
        <a:bodyPr/>
        <a:lstStyle/>
        <a:p>
          <a:endParaRPr lang="zh-CN" altLang="en-US"/>
        </a:p>
      </dgm:t>
    </dgm:pt>
    <dgm:pt modelId="{C41B716C-EA73-40C7-B63E-437AE8BBE6DD}" type="sibTrans" cxnId="{4C419ABE-C409-4F54-B30B-06032C668506}">
      <dgm:prSet/>
      <dgm:spPr/>
      <dgm:t>
        <a:bodyPr/>
        <a:lstStyle/>
        <a:p>
          <a:endParaRPr lang="zh-CN" altLang="en-US"/>
        </a:p>
      </dgm:t>
    </dgm:pt>
    <dgm:pt modelId="{45EE1E1A-32AD-4C71-9512-4A829D7C82F3}">
      <dgm:prSet phldrT="[文本]"/>
      <dgm:spPr/>
      <dgm:t>
        <a:bodyPr/>
        <a:lstStyle/>
        <a:p>
          <a:r>
            <a:rPr lang="zh-CN" altLang="en-US"/>
            <a:t>用</a:t>
          </a:r>
          <a:r>
            <a:rPr lang="en-US" altLang="zh-CN"/>
            <a:t>ASC</a:t>
          </a:r>
          <a:r>
            <a:rPr lang="zh-CN" altLang="en-US"/>
            <a:t>码进行加减计算</a:t>
          </a:r>
        </a:p>
      </dgm:t>
    </dgm:pt>
    <dgm:pt modelId="{8460EE97-E310-414A-9540-DEEEBDCA1A64}" type="parTrans" cxnId="{98F68897-71F1-4CD9-8938-AC48FECCB08C}">
      <dgm:prSet/>
      <dgm:spPr/>
      <dgm:t>
        <a:bodyPr/>
        <a:lstStyle/>
        <a:p>
          <a:endParaRPr lang="zh-CN" altLang="en-US"/>
        </a:p>
      </dgm:t>
    </dgm:pt>
    <dgm:pt modelId="{065D2EA1-1009-45B8-A223-41A25BB5BCA6}" type="sibTrans" cxnId="{98F68897-71F1-4CD9-8938-AC48FECCB08C}">
      <dgm:prSet/>
      <dgm:spPr/>
      <dgm:t>
        <a:bodyPr/>
        <a:lstStyle/>
        <a:p>
          <a:endParaRPr lang="zh-CN" altLang="en-US"/>
        </a:p>
      </dgm:t>
    </dgm:pt>
    <dgm:pt modelId="{5453F02F-BA29-44C0-AF2B-F908ED3FF007}">
      <dgm:prSet phldrT="[文本]"/>
      <dgm:spPr/>
      <dgm:t>
        <a:bodyPr/>
        <a:lstStyle/>
        <a:p>
          <a:r>
            <a:rPr lang="zh-CN" altLang="en-US"/>
            <a:t>直接输出转化后字母或用</a:t>
          </a:r>
          <a:r>
            <a:rPr lang="en-US" altLang="zh-CN"/>
            <a:t>static-cast</a:t>
          </a:r>
          <a:r>
            <a:rPr lang="zh-CN" altLang="en-US"/>
            <a:t>输出</a:t>
          </a:r>
          <a:r>
            <a:rPr lang="en-US" altLang="zh-CN"/>
            <a:t>ASC</a:t>
          </a:r>
          <a:r>
            <a:rPr lang="zh-CN" altLang="en-US"/>
            <a:t>码</a:t>
          </a:r>
        </a:p>
      </dgm:t>
    </dgm:pt>
    <dgm:pt modelId="{60DC9B4A-8F3B-42D9-86EF-5391FA357E1B}" type="parTrans" cxnId="{099BDFC6-97E1-4D23-ADA9-3C3B41F8646C}">
      <dgm:prSet/>
      <dgm:spPr/>
      <dgm:t>
        <a:bodyPr/>
        <a:lstStyle/>
        <a:p>
          <a:endParaRPr lang="zh-CN" altLang="en-US"/>
        </a:p>
      </dgm:t>
    </dgm:pt>
    <dgm:pt modelId="{E0D62213-3CF1-4508-905C-CF40E87505F6}" type="sibTrans" cxnId="{099BDFC6-97E1-4D23-ADA9-3C3B41F8646C}">
      <dgm:prSet/>
      <dgm:spPr/>
      <dgm:t>
        <a:bodyPr/>
        <a:lstStyle/>
        <a:p>
          <a:endParaRPr lang="zh-CN" altLang="en-US"/>
        </a:p>
      </dgm:t>
    </dgm:pt>
    <dgm:pt modelId="{43811639-E059-4501-8D98-AA36F9BF754B}" type="pres">
      <dgm:prSet presAssocID="{5500C332-0A33-4EEF-A5A3-68009AF626D9}" presName="Name0" presStyleCnt="0">
        <dgm:presLayoutVars>
          <dgm:dir/>
          <dgm:resizeHandles val="exact"/>
        </dgm:presLayoutVars>
      </dgm:prSet>
      <dgm:spPr/>
    </dgm:pt>
    <dgm:pt modelId="{66DC4DCD-1592-4342-ACCC-4DA62DB70E69}" type="pres">
      <dgm:prSet presAssocID="{91EB4D4D-751B-44B4-B7D0-C7C5AF6A6B14}" presName="node" presStyleLbl="node1" presStyleIdx="0" presStyleCnt="3">
        <dgm:presLayoutVars>
          <dgm:bulletEnabled val="1"/>
        </dgm:presLayoutVars>
      </dgm:prSet>
      <dgm:spPr/>
    </dgm:pt>
    <dgm:pt modelId="{D61707E5-1BA0-4672-8AE9-F9DF74E142DB}" type="pres">
      <dgm:prSet presAssocID="{C41B716C-EA73-40C7-B63E-437AE8BBE6DD}" presName="sibTrans" presStyleLbl="sibTrans2D1" presStyleIdx="0" presStyleCnt="2"/>
      <dgm:spPr/>
    </dgm:pt>
    <dgm:pt modelId="{FEAC7B44-B4FF-4902-B122-DC3142CEF714}" type="pres">
      <dgm:prSet presAssocID="{C41B716C-EA73-40C7-B63E-437AE8BBE6DD}" presName="connectorText" presStyleLbl="sibTrans2D1" presStyleIdx="0" presStyleCnt="2"/>
      <dgm:spPr/>
    </dgm:pt>
    <dgm:pt modelId="{89624A15-068D-402E-B963-88279654D94A}" type="pres">
      <dgm:prSet presAssocID="{45EE1E1A-32AD-4C71-9512-4A829D7C82F3}" presName="node" presStyleLbl="node1" presStyleIdx="1" presStyleCnt="3">
        <dgm:presLayoutVars>
          <dgm:bulletEnabled val="1"/>
        </dgm:presLayoutVars>
      </dgm:prSet>
      <dgm:spPr/>
    </dgm:pt>
    <dgm:pt modelId="{2A826A86-21A5-4EFF-AD6E-E88D3388F4A3}" type="pres">
      <dgm:prSet presAssocID="{065D2EA1-1009-45B8-A223-41A25BB5BCA6}" presName="sibTrans" presStyleLbl="sibTrans2D1" presStyleIdx="1" presStyleCnt="2"/>
      <dgm:spPr/>
    </dgm:pt>
    <dgm:pt modelId="{283A0F6C-B61F-46CC-9288-99860736B7EB}" type="pres">
      <dgm:prSet presAssocID="{065D2EA1-1009-45B8-A223-41A25BB5BCA6}" presName="connectorText" presStyleLbl="sibTrans2D1" presStyleIdx="1" presStyleCnt="2"/>
      <dgm:spPr/>
    </dgm:pt>
    <dgm:pt modelId="{B4AF73A8-868E-4178-B3EA-B94545039BC6}" type="pres">
      <dgm:prSet presAssocID="{5453F02F-BA29-44C0-AF2B-F908ED3FF007}" presName="node" presStyleLbl="node1" presStyleIdx="2" presStyleCnt="3">
        <dgm:presLayoutVars>
          <dgm:bulletEnabled val="1"/>
        </dgm:presLayoutVars>
      </dgm:prSet>
      <dgm:spPr/>
    </dgm:pt>
  </dgm:ptLst>
  <dgm:cxnLst>
    <dgm:cxn modelId="{EC881817-C408-4B85-BA31-08AB32ACFD5F}" type="presOf" srcId="{5500C332-0A33-4EEF-A5A3-68009AF626D9}" destId="{43811639-E059-4501-8D98-AA36F9BF754B}" srcOrd="0" destOrd="0" presId="urn:microsoft.com/office/officeart/2005/8/layout/process1"/>
    <dgm:cxn modelId="{0BEA4819-7CD4-4791-94F1-B8C01E46AF2D}" type="presOf" srcId="{C41B716C-EA73-40C7-B63E-437AE8BBE6DD}" destId="{D61707E5-1BA0-4672-8AE9-F9DF74E142DB}" srcOrd="0" destOrd="0" presId="urn:microsoft.com/office/officeart/2005/8/layout/process1"/>
    <dgm:cxn modelId="{2A0C063D-4A13-4273-B76A-F48B7D1D83C0}" type="presOf" srcId="{065D2EA1-1009-45B8-A223-41A25BB5BCA6}" destId="{2A826A86-21A5-4EFF-AD6E-E88D3388F4A3}" srcOrd="0" destOrd="0" presId="urn:microsoft.com/office/officeart/2005/8/layout/process1"/>
    <dgm:cxn modelId="{4DB02C5F-62C3-4B45-B817-4ACC368734C0}" type="presOf" srcId="{C41B716C-EA73-40C7-B63E-437AE8BBE6DD}" destId="{FEAC7B44-B4FF-4902-B122-DC3142CEF714}" srcOrd="1" destOrd="0" presId="urn:microsoft.com/office/officeart/2005/8/layout/process1"/>
    <dgm:cxn modelId="{ED653681-70A8-4EE1-ADFE-09BC9DB9C195}" type="presOf" srcId="{065D2EA1-1009-45B8-A223-41A25BB5BCA6}" destId="{283A0F6C-B61F-46CC-9288-99860736B7EB}" srcOrd="1" destOrd="0" presId="urn:microsoft.com/office/officeart/2005/8/layout/process1"/>
    <dgm:cxn modelId="{98F68897-71F1-4CD9-8938-AC48FECCB08C}" srcId="{5500C332-0A33-4EEF-A5A3-68009AF626D9}" destId="{45EE1E1A-32AD-4C71-9512-4A829D7C82F3}" srcOrd="1" destOrd="0" parTransId="{8460EE97-E310-414A-9540-DEEEBDCA1A64}" sibTransId="{065D2EA1-1009-45B8-A223-41A25BB5BCA6}"/>
    <dgm:cxn modelId="{4C419ABE-C409-4F54-B30B-06032C668506}" srcId="{5500C332-0A33-4EEF-A5A3-68009AF626D9}" destId="{91EB4D4D-751B-44B4-B7D0-C7C5AF6A6B14}" srcOrd="0" destOrd="0" parTransId="{F161A8E5-6123-4404-B865-561B7DD5FA7D}" sibTransId="{C41B716C-EA73-40C7-B63E-437AE8BBE6DD}"/>
    <dgm:cxn modelId="{099BDFC6-97E1-4D23-ADA9-3C3B41F8646C}" srcId="{5500C332-0A33-4EEF-A5A3-68009AF626D9}" destId="{5453F02F-BA29-44C0-AF2B-F908ED3FF007}" srcOrd="2" destOrd="0" parTransId="{60DC9B4A-8F3B-42D9-86EF-5391FA357E1B}" sibTransId="{E0D62213-3CF1-4508-905C-CF40E87505F6}"/>
    <dgm:cxn modelId="{4775E3ED-9EA1-4068-B25B-0E65F0E92907}" type="presOf" srcId="{45EE1E1A-32AD-4C71-9512-4A829D7C82F3}" destId="{89624A15-068D-402E-B963-88279654D94A}" srcOrd="0" destOrd="0" presId="urn:microsoft.com/office/officeart/2005/8/layout/process1"/>
    <dgm:cxn modelId="{FB7716F7-69A6-486B-99C0-79D1545C4C64}" type="presOf" srcId="{5453F02F-BA29-44C0-AF2B-F908ED3FF007}" destId="{B4AF73A8-868E-4178-B3EA-B94545039BC6}" srcOrd="0" destOrd="0" presId="urn:microsoft.com/office/officeart/2005/8/layout/process1"/>
    <dgm:cxn modelId="{687E15FA-F95C-4885-9499-B8712F2F54AE}" type="presOf" srcId="{91EB4D4D-751B-44B4-B7D0-C7C5AF6A6B14}" destId="{66DC4DCD-1592-4342-ACCC-4DA62DB70E69}" srcOrd="0" destOrd="0" presId="urn:microsoft.com/office/officeart/2005/8/layout/process1"/>
    <dgm:cxn modelId="{6C918CE9-A17E-406E-B656-2780D94D989C}" type="presParOf" srcId="{43811639-E059-4501-8D98-AA36F9BF754B}" destId="{66DC4DCD-1592-4342-ACCC-4DA62DB70E69}" srcOrd="0" destOrd="0" presId="urn:microsoft.com/office/officeart/2005/8/layout/process1"/>
    <dgm:cxn modelId="{F358637C-5E27-445A-9BEA-5FBCA3268B72}" type="presParOf" srcId="{43811639-E059-4501-8D98-AA36F9BF754B}" destId="{D61707E5-1BA0-4672-8AE9-F9DF74E142DB}" srcOrd="1" destOrd="0" presId="urn:microsoft.com/office/officeart/2005/8/layout/process1"/>
    <dgm:cxn modelId="{EF289C5C-239F-4A80-81D2-DF269FF2DFE8}" type="presParOf" srcId="{D61707E5-1BA0-4672-8AE9-F9DF74E142DB}" destId="{FEAC7B44-B4FF-4902-B122-DC3142CEF714}" srcOrd="0" destOrd="0" presId="urn:microsoft.com/office/officeart/2005/8/layout/process1"/>
    <dgm:cxn modelId="{5156ADCA-42B7-42CC-80DF-454357A1FDA8}" type="presParOf" srcId="{43811639-E059-4501-8D98-AA36F9BF754B}" destId="{89624A15-068D-402E-B963-88279654D94A}" srcOrd="2" destOrd="0" presId="urn:microsoft.com/office/officeart/2005/8/layout/process1"/>
    <dgm:cxn modelId="{4F3EBB92-27A5-4AE0-A51D-03FFF4FCC4A4}" type="presParOf" srcId="{43811639-E059-4501-8D98-AA36F9BF754B}" destId="{2A826A86-21A5-4EFF-AD6E-E88D3388F4A3}" srcOrd="3" destOrd="0" presId="urn:microsoft.com/office/officeart/2005/8/layout/process1"/>
    <dgm:cxn modelId="{16C7B7E7-757C-41EF-AB81-B0417D3C121F}" type="presParOf" srcId="{2A826A86-21A5-4EFF-AD6E-E88D3388F4A3}" destId="{283A0F6C-B61F-46CC-9288-99860736B7EB}" srcOrd="0" destOrd="0" presId="urn:microsoft.com/office/officeart/2005/8/layout/process1"/>
    <dgm:cxn modelId="{0AA2A593-52A9-41FD-9EDE-C65E35EEB374}" type="presParOf" srcId="{43811639-E059-4501-8D98-AA36F9BF754B}" destId="{B4AF73A8-868E-4178-B3EA-B94545039BC6}" srcOrd="4"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44C286-5AFC-40E2-8E95-6F2440EEF3B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699DAB66-47C6-493C-B7A9-0EAEC4866825}">
      <dgm:prSet phldrT="[文本]"/>
      <dgm:spPr/>
      <dgm:t>
        <a:bodyPr/>
        <a:lstStyle/>
        <a:p>
          <a:r>
            <a:rPr lang="zh-CN" altLang="en-US"/>
            <a:t>定义三边</a:t>
          </a:r>
        </a:p>
      </dgm:t>
    </dgm:pt>
    <dgm:pt modelId="{BFB5EFAE-0045-4687-8755-267D7132F466}" type="parTrans" cxnId="{809C5F9D-99DF-499B-BC59-D710B5E7C477}">
      <dgm:prSet/>
      <dgm:spPr/>
      <dgm:t>
        <a:bodyPr/>
        <a:lstStyle/>
        <a:p>
          <a:endParaRPr lang="zh-CN" altLang="en-US"/>
        </a:p>
      </dgm:t>
    </dgm:pt>
    <dgm:pt modelId="{617522B0-10DF-4880-BD7B-FCFF068AF9DB}" type="sibTrans" cxnId="{809C5F9D-99DF-499B-BC59-D710B5E7C477}">
      <dgm:prSet/>
      <dgm:spPr/>
      <dgm:t>
        <a:bodyPr/>
        <a:lstStyle/>
        <a:p>
          <a:endParaRPr lang="zh-CN" altLang="en-US"/>
        </a:p>
      </dgm:t>
    </dgm:pt>
    <dgm:pt modelId="{C357B2F4-D378-4C70-82A7-22989523B76F}">
      <dgm:prSet phldrT="[文本]"/>
      <dgm:spPr/>
      <dgm:t>
        <a:bodyPr/>
        <a:lstStyle/>
        <a:p>
          <a:r>
            <a:rPr lang="en-US" altLang="zh-CN"/>
            <a:t>if</a:t>
          </a:r>
          <a:r>
            <a:rPr lang="zh-CN" altLang="en-US"/>
            <a:t>不是等腰</a:t>
          </a:r>
        </a:p>
      </dgm:t>
    </dgm:pt>
    <dgm:pt modelId="{2848DE07-4C4D-4583-8716-9236CC62A681}" type="parTrans" cxnId="{B221D619-99EA-45F0-8C6A-216E14B84653}">
      <dgm:prSet/>
      <dgm:spPr/>
      <dgm:t>
        <a:bodyPr/>
        <a:lstStyle/>
        <a:p>
          <a:endParaRPr lang="zh-CN" altLang="en-US"/>
        </a:p>
      </dgm:t>
    </dgm:pt>
    <dgm:pt modelId="{F4BBCB63-B204-4E4E-B175-FA518CF7A286}" type="sibTrans" cxnId="{B221D619-99EA-45F0-8C6A-216E14B84653}">
      <dgm:prSet/>
      <dgm:spPr/>
      <dgm:t>
        <a:bodyPr/>
        <a:lstStyle/>
        <a:p>
          <a:endParaRPr lang="zh-CN" altLang="en-US"/>
        </a:p>
      </dgm:t>
    </dgm:pt>
    <dgm:pt modelId="{288D419C-AF6F-4CFA-A657-40008B073DCC}">
      <dgm:prSet phldrT="[文本]"/>
      <dgm:spPr/>
      <dgm:t>
        <a:bodyPr/>
        <a:lstStyle/>
        <a:p>
          <a:r>
            <a:rPr lang="en-US" altLang="zh-CN"/>
            <a:t>else if</a:t>
          </a:r>
          <a:r>
            <a:rPr lang="zh-CN" altLang="en-US"/>
            <a:t>是等腰</a:t>
          </a:r>
        </a:p>
      </dgm:t>
    </dgm:pt>
    <dgm:pt modelId="{6C96C7FA-919B-41E1-AAF1-6E2CEF94387A}" type="parTrans" cxnId="{0A36515B-DE0B-4589-8CE4-86CC542C51FE}">
      <dgm:prSet/>
      <dgm:spPr/>
      <dgm:t>
        <a:bodyPr/>
        <a:lstStyle/>
        <a:p>
          <a:endParaRPr lang="zh-CN" altLang="en-US"/>
        </a:p>
      </dgm:t>
    </dgm:pt>
    <dgm:pt modelId="{5515C0CF-85A0-4865-AD0B-6BC564A96B9C}" type="sibTrans" cxnId="{0A36515B-DE0B-4589-8CE4-86CC542C51FE}">
      <dgm:prSet/>
      <dgm:spPr/>
      <dgm:t>
        <a:bodyPr/>
        <a:lstStyle/>
        <a:p>
          <a:endParaRPr lang="zh-CN" altLang="en-US"/>
        </a:p>
      </dgm:t>
    </dgm:pt>
    <dgm:pt modelId="{A0E1C6DE-E1F0-4E4C-BE73-2637F92207E9}">
      <dgm:prSet phldrT="[文本]"/>
      <dgm:spPr/>
      <dgm:t>
        <a:bodyPr/>
        <a:lstStyle/>
        <a:p>
          <a:r>
            <a:rPr lang="en-US" altLang="zh-CN"/>
            <a:t>else</a:t>
          </a:r>
          <a:r>
            <a:rPr lang="zh-CN" altLang="en-US"/>
            <a:t>不构成三角形</a:t>
          </a:r>
        </a:p>
      </dgm:t>
    </dgm:pt>
    <dgm:pt modelId="{ECA030B6-CF90-4EF5-B053-DFF088DBCA5C}" type="parTrans" cxnId="{BA0435EB-6748-47EF-83F6-2E6A0F798173}">
      <dgm:prSet/>
      <dgm:spPr/>
      <dgm:t>
        <a:bodyPr/>
        <a:lstStyle/>
        <a:p>
          <a:endParaRPr lang="zh-CN" altLang="en-US"/>
        </a:p>
      </dgm:t>
    </dgm:pt>
    <dgm:pt modelId="{C79F758E-F69D-46C5-9CDA-A754D93B4A80}" type="sibTrans" cxnId="{BA0435EB-6748-47EF-83F6-2E6A0F798173}">
      <dgm:prSet/>
      <dgm:spPr/>
      <dgm:t>
        <a:bodyPr/>
        <a:lstStyle/>
        <a:p>
          <a:endParaRPr lang="zh-CN" altLang="en-US"/>
        </a:p>
      </dgm:t>
    </dgm:pt>
    <dgm:pt modelId="{81D11EA7-29A3-4ECA-92E4-9F152EC874DA}" type="pres">
      <dgm:prSet presAssocID="{D944C286-5AFC-40E2-8E95-6F2440EEF3BA}" presName="hierChild1" presStyleCnt="0">
        <dgm:presLayoutVars>
          <dgm:orgChart val="1"/>
          <dgm:chPref val="1"/>
          <dgm:dir/>
          <dgm:animOne val="branch"/>
          <dgm:animLvl val="lvl"/>
          <dgm:resizeHandles/>
        </dgm:presLayoutVars>
      </dgm:prSet>
      <dgm:spPr/>
    </dgm:pt>
    <dgm:pt modelId="{64142B1F-4259-423F-91D2-D5C7D1420450}" type="pres">
      <dgm:prSet presAssocID="{699DAB66-47C6-493C-B7A9-0EAEC4866825}" presName="hierRoot1" presStyleCnt="0">
        <dgm:presLayoutVars>
          <dgm:hierBranch val="init"/>
        </dgm:presLayoutVars>
      </dgm:prSet>
      <dgm:spPr/>
    </dgm:pt>
    <dgm:pt modelId="{FF8D232C-ECC0-4139-A61D-F61B4E1A1BB7}" type="pres">
      <dgm:prSet presAssocID="{699DAB66-47C6-493C-B7A9-0EAEC4866825}" presName="rootComposite1" presStyleCnt="0"/>
      <dgm:spPr/>
    </dgm:pt>
    <dgm:pt modelId="{0F001CC0-6293-425A-8571-0050BB05B9C6}" type="pres">
      <dgm:prSet presAssocID="{699DAB66-47C6-493C-B7A9-0EAEC4866825}" presName="rootText1" presStyleLbl="node0" presStyleIdx="0" presStyleCnt="1">
        <dgm:presLayoutVars>
          <dgm:chPref val="3"/>
        </dgm:presLayoutVars>
      </dgm:prSet>
      <dgm:spPr/>
    </dgm:pt>
    <dgm:pt modelId="{D8E3F859-A0E5-427F-8B78-F3498F650946}" type="pres">
      <dgm:prSet presAssocID="{699DAB66-47C6-493C-B7A9-0EAEC4866825}" presName="rootConnector1" presStyleLbl="node1" presStyleIdx="0" presStyleCnt="0"/>
      <dgm:spPr/>
    </dgm:pt>
    <dgm:pt modelId="{E4D9ACD3-6E61-4160-A212-996B62BC1410}" type="pres">
      <dgm:prSet presAssocID="{699DAB66-47C6-493C-B7A9-0EAEC4866825}" presName="hierChild2" presStyleCnt="0"/>
      <dgm:spPr/>
    </dgm:pt>
    <dgm:pt modelId="{8C2375C9-BCA1-4689-A7F8-BCF18CEBDEA5}" type="pres">
      <dgm:prSet presAssocID="{2848DE07-4C4D-4583-8716-9236CC62A681}" presName="Name37" presStyleLbl="parChTrans1D2" presStyleIdx="0" presStyleCnt="3"/>
      <dgm:spPr/>
    </dgm:pt>
    <dgm:pt modelId="{8A3551D6-B902-4528-84D1-5D550B200871}" type="pres">
      <dgm:prSet presAssocID="{C357B2F4-D378-4C70-82A7-22989523B76F}" presName="hierRoot2" presStyleCnt="0">
        <dgm:presLayoutVars>
          <dgm:hierBranch val="init"/>
        </dgm:presLayoutVars>
      </dgm:prSet>
      <dgm:spPr/>
    </dgm:pt>
    <dgm:pt modelId="{6D3D4580-7950-470B-8459-E95F33AF8700}" type="pres">
      <dgm:prSet presAssocID="{C357B2F4-D378-4C70-82A7-22989523B76F}" presName="rootComposite" presStyleCnt="0"/>
      <dgm:spPr/>
    </dgm:pt>
    <dgm:pt modelId="{60305965-C8D1-4EF7-8152-E7D08F483518}" type="pres">
      <dgm:prSet presAssocID="{C357B2F4-D378-4C70-82A7-22989523B76F}" presName="rootText" presStyleLbl="node2" presStyleIdx="0" presStyleCnt="3" custScaleX="123103">
        <dgm:presLayoutVars>
          <dgm:chPref val="3"/>
        </dgm:presLayoutVars>
      </dgm:prSet>
      <dgm:spPr/>
    </dgm:pt>
    <dgm:pt modelId="{630C43B5-1E07-4D87-80BF-4F46F52D0CE4}" type="pres">
      <dgm:prSet presAssocID="{C357B2F4-D378-4C70-82A7-22989523B76F}" presName="rootConnector" presStyleLbl="node2" presStyleIdx="0" presStyleCnt="3"/>
      <dgm:spPr/>
    </dgm:pt>
    <dgm:pt modelId="{E135E644-CAA8-4FC6-A859-103D11A9DADB}" type="pres">
      <dgm:prSet presAssocID="{C357B2F4-D378-4C70-82A7-22989523B76F}" presName="hierChild4" presStyleCnt="0"/>
      <dgm:spPr/>
    </dgm:pt>
    <dgm:pt modelId="{8DA4A1F3-4C0A-4452-8BDD-33B4D51CBB1D}" type="pres">
      <dgm:prSet presAssocID="{C357B2F4-D378-4C70-82A7-22989523B76F}" presName="hierChild5" presStyleCnt="0"/>
      <dgm:spPr/>
    </dgm:pt>
    <dgm:pt modelId="{2D2193BB-0762-4CCA-9072-A624DBE4952F}" type="pres">
      <dgm:prSet presAssocID="{6C96C7FA-919B-41E1-AAF1-6E2CEF94387A}" presName="Name37" presStyleLbl="parChTrans1D2" presStyleIdx="1" presStyleCnt="3"/>
      <dgm:spPr/>
    </dgm:pt>
    <dgm:pt modelId="{F034DFF8-C6A9-41A8-8BAB-F750DF73B08A}" type="pres">
      <dgm:prSet presAssocID="{288D419C-AF6F-4CFA-A657-40008B073DCC}" presName="hierRoot2" presStyleCnt="0">
        <dgm:presLayoutVars>
          <dgm:hierBranch val="init"/>
        </dgm:presLayoutVars>
      </dgm:prSet>
      <dgm:spPr/>
    </dgm:pt>
    <dgm:pt modelId="{B186CC5A-1033-4B15-9BD2-B19560E3FFBD}" type="pres">
      <dgm:prSet presAssocID="{288D419C-AF6F-4CFA-A657-40008B073DCC}" presName="rootComposite" presStyleCnt="0"/>
      <dgm:spPr/>
    </dgm:pt>
    <dgm:pt modelId="{24A77028-4977-428F-8DA2-7CAE772A3F34}" type="pres">
      <dgm:prSet presAssocID="{288D419C-AF6F-4CFA-A657-40008B073DCC}" presName="rootText" presStyleLbl="node2" presStyleIdx="1" presStyleCnt="3">
        <dgm:presLayoutVars>
          <dgm:chPref val="3"/>
        </dgm:presLayoutVars>
      </dgm:prSet>
      <dgm:spPr/>
    </dgm:pt>
    <dgm:pt modelId="{E83BBFED-5313-488B-A23B-AF6102182AC6}" type="pres">
      <dgm:prSet presAssocID="{288D419C-AF6F-4CFA-A657-40008B073DCC}" presName="rootConnector" presStyleLbl="node2" presStyleIdx="1" presStyleCnt="3"/>
      <dgm:spPr/>
    </dgm:pt>
    <dgm:pt modelId="{54707023-1F9F-47AD-A6B0-98E6A0CC1F24}" type="pres">
      <dgm:prSet presAssocID="{288D419C-AF6F-4CFA-A657-40008B073DCC}" presName="hierChild4" presStyleCnt="0"/>
      <dgm:spPr/>
    </dgm:pt>
    <dgm:pt modelId="{5BAC747B-61A2-4EBD-BBD7-D9E33AADFE43}" type="pres">
      <dgm:prSet presAssocID="{288D419C-AF6F-4CFA-A657-40008B073DCC}" presName="hierChild5" presStyleCnt="0"/>
      <dgm:spPr/>
    </dgm:pt>
    <dgm:pt modelId="{8FA7951B-95D4-4C47-9BC6-8136EDCCEBA7}" type="pres">
      <dgm:prSet presAssocID="{ECA030B6-CF90-4EF5-B053-DFF088DBCA5C}" presName="Name37" presStyleLbl="parChTrans1D2" presStyleIdx="2" presStyleCnt="3"/>
      <dgm:spPr/>
    </dgm:pt>
    <dgm:pt modelId="{B9056B3C-B3B8-4C52-8ACB-856A9E2E28D2}" type="pres">
      <dgm:prSet presAssocID="{A0E1C6DE-E1F0-4E4C-BE73-2637F92207E9}" presName="hierRoot2" presStyleCnt="0">
        <dgm:presLayoutVars>
          <dgm:hierBranch val="init"/>
        </dgm:presLayoutVars>
      </dgm:prSet>
      <dgm:spPr/>
    </dgm:pt>
    <dgm:pt modelId="{E57C654E-DC3B-40FF-88AA-8B99FA7EC16E}" type="pres">
      <dgm:prSet presAssocID="{A0E1C6DE-E1F0-4E4C-BE73-2637F92207E9}" presName="rootComposite" presStyleCnt="0"/>
      <dgm:spPr/>
    </dgm:pt>
    <dgm:pt modelId="{1F080166-C162-48DE-8368-AFEDE687A8FB}" type="pres">
      <dgm:prSet presAssocID="{A0E1C6DE-E1F0-4E4C-BE73-2637F92207E9}" presName="rootText" presStyleLbl="node2" presStyleIdx="2" presStyleCnt="3" custScaleX="127008">
        <dgm:presLayoutVars>
          <dgm:chPref val="3"/>
        </dgm:presLayoutVars>
      </dgm:prSet>
      <dgm:spPr/>
    </dgm:pt>
    <dgm:pt modelId="{8A0B9C9C-9098-4EAB-9ECB-F2725F43E787}" type="pres">
      <dgm:prSet presAssocID="{A0E1C6DE-E1F0-4E4C-BE73-2637F92207E9}" presName="rootConnector" presStyleLbl="node2" presStyleIdx="2" presStyleCnt="3"/>
      <dgm:spPr/>
    </dgm:pt>
    <dgm:pt modelId="{42AFCD18-4CD4-4F5A-B43D-4BB6F19042C8}" type="pres">
      <dgm:prSet presAssocID="{A0E1C6DE-E1F0-4E4C-BE73-2637F92207E9}" presName="hierChild4" presStyleCnt="0"/>
      <dgm:spPr/>
    </dgm:pt>
    <dgm:pt modelId="{68494D87-EBEF-4349-9A9F-49EE2BE5181D}" type="pres">
      <dgm:prSet presAssocID="{A0E1C6DE-E1F0-4E4C-BE73-2637F92207E9}" presName="hierChild5" presStyleCnt="0"/>
      <dgm:spPr/>
    </dgm:pt>
    <dgm:pt modelId="{49F33BD9-5FBE-468B-A511-8453D33FB670}" type="pres">
      <dgm:prSet presAssocID="{699DAB66-47C6-493C-B7A9-0EAEC4866825}" presName="hierChild3" presStyleCnt="0"/>
      <dgm:spPr/>
    </dgm:pt>
  </dgm:ptLst>
  <dgm:cxnLst>
    <dgm:cxn modelId="{FA406E00-2422-406D-BD26-9A351EBDD4E1}" type="presOf" srcId="{699DAB66-47C6-493C-B7A9-0EAEC4866825}" destId="{D8E3F859-A0E5-427F-8B78-F3498F650946}" srcOrd="1" destOrd="0" presId="urn:microsoft.com/office/officeart/2005/8/layout/orgChart1"/>
    <dgm:cxn modelId="{49231807-EFA6-4F6E-8D83-DC8F52D929F1}" type="presOf" srcId="{288D419C-AF6F-4CFA-A657-40008B073DCC}" destId="{24A77028-4977-428F-8DA2-7CAE772A3F34}" srcOrd="0" destOrd="0" presId="urn:microsoft.com/office/officeart/2005/8/layout/orgChart1"/>
    <dgm:cxn modelId="{B221D619-99EA-45F0-8C6A-216E14B84653}" srcId="{699DAB66-47C6-493C-B7A9-0EAEC4866825}" destId="{C357B2F4-D378-4C70-82A7-22989523B76F}" srcOrd="0" destOrd="0" parTransId="{2848DE07-4C4D-4583-8716-9236CC62A681}" sibTransId="{F4BBCB63-B204-4E4E-B175-FA518CF7A286}"/>
    <dgm:cxn modelId="{FC9F301D-04D1-420D-BD62-5F23FF486880}" type="presOf" srcId="{ECA030B6-CF90-4EF5-B053-DFF088DBCA5C}" destId="{8FA7951B-95D4-4C47-9BC6-8136EDCCEBA7}" srcOrd="0" destOrd="0" presId="urn:microsoft.com/office/officeart/2005/8/layout/orgChart1"/>
    <dgm:cxn modelId="{2EEA3225-A825-4F4F-95DE-9E7CA1512BC7}" type="presOf" srcId="{6C96C7FA-919B-41E1-AAF1-6E2CEF94387A}" destId="{2D2193BB-0762-4CCA-9072-A624DBE4952F}" srcOrd="0" destOrd="0" presId="urn:microsoft.com/office/officeart/2005/8/layout/orgChart1"/>
    <dgm:cxn modelId="{14C84E2F-374A-45BE-974A-EC1A69A44A42}" type="presOf" srcId="{C357B2F4-D378-4C70-82A7-22989523B76F}" destId="{60305965-C8D1-4EF7-8152-E7D08F483518}" srcOrd="0" destOrd="0" presId="urn:microsoft.com/office/officeart/2005/8/layout/orgChart1"/>
    <dgm:cxn modelId="{4800F536-C832-4A54-A41A-B2049FD97DA9}" type="presOf" srcId="{A0E1C6DE-E1F0-4E4C-BE73-2637F92207E9}" destId="{1F080166-C162-48DE-8368-AFEDE687A8FB}" srcOrd="0" destOrd="0" presId="urn:microsoft.com/office/officeart/2005/8/layout/orgChart1"/>
    <dgm:cxn modelId="{0A36515B-DE0B-4589-8CE4-86CC542C51FE}" srcId="{699DAB66-47C6-493C-B7A9-0EAEC4866825}" destId="{288D419C-AF6F-4CFA-A657-40008B073DCC}" srcOrd="1" destOrd="0" parTransId="{6C96C7FA-919B-41E1-AAF1-6E2CEF94387A}" sibTransId="{5515C0CF-85A0-4865-AD0B-6BC564A96B9C}"/>
    <dgm:cxn modelId="{99071244-A7C5-4654-A551-1257286B2DE4}" type="presOf" srcId="{A0E1C6DE-E1F0-4E4C-BE73-2637F92207E9}" destId="{8A0B9C9C-9098-4EAB-9ECB-F2725F43E787}" srcOrd="1" destOrd="0" presId="urn:microsoft.com/office/officeart/2005/8/layout/orgChart1"/>
    <dgm:cxn modelId="{08BDF766-6D66-4B66-AD81-30B120694480}" type="presOf" srcId="{699DAB66-47C6-493C-B7A9-0EAEC4866825}" destId="{0F001CC0-6293-425A-8571-0050BB05B9C6}" srcOrd="0" destOrd="0" presId="urn:microsoft.com/office/officeart/2005/8/layout/orgChart1"/>
    <dgm:cxn modelId="{375D8D6D-A776-4CE0-9C53-520C7EF2B4CF}" type="presOf" srcId="{288D419C-AF6F-4CFA-A657-40008B073DCC}" destId="{E83BBFED-5313-488B-A23B-AF6102182AC6}" srcOrd="1" destOrd="0" presId="urn:microsoft.com/office/officeart/2005/8/layout/orgChart1"/>
    <dgm:cxn modelId="{809C5F9D-99DF-499B-BC59-D710B5E7C477}" srcId="{D944C286-5AFC-40E2-8E95-6F2440EEF3BA}" destId="{699DAB66-47C6-493C-B7A9-0EAEC4866825}" srcOrd="0" destOrd="0" parTransId="{BFB5EFAE-0045-4687-8755-267D7132F466}" sibTransId="{617522B0-10DF-4880-BD7B-FCFF068AF9DB}"/>
    <dgm:cxn modelId="{A41028A1-7C6B-4F67-988F-CA103A6B0FA1}" type="presOf" srcId="{C357B2F4-D378-4C70-82A7-22989523B76F}" destId="{630C43B5-1E07-4D87-80BF-4F46F52D0CE4}" srcOrd="1" destOrd="0" presId="urn:microsoft.com/office/officeart/2005/8/layout/orgChart1"/>
    <dgm:cxn modelId="{F13F44B8-09E7-47A3-BE1A-56A8EEA0F95B}" type="presOf" srcId="{D944C286-5AFC-40E2-8E95-6F2440EEF3BA}" destId="{81D11EA7-29A3-4ECA-92E4-9F152EC874DA}" srcOrd="0" destOrd="0" presId="urn:microsoft.com/office/officeart/2005/8/layout/orgChart1"/>
    <dgm:cxn modelId="{8DC877CB-B883-49C2-B5DD-56A84946E676}" type="presOf" srcId="{2848DE07-4C4D-4583-8716-9236CC62A681}" destId="{8C2375C9-BCA1-4689-A7F8-BCF18CEBDEA5}" srcOrd="0" destOrd="0" presId="urn:microsoft.com/office/officeart/2005/8/layout/orgChart1"/>
    <dgm:cxn modelId="{BA0435EB-6748-47EF-83F6-2E6A0F798173}" srcId="{699DAB66-47C6-493C-B7A9-0EAEC4866825}" destId="{A0E1C6DE-E1F0-4E4C-BE73-2637F92207E9}" srcOrd="2" destOrd="0" parTransId="{ECA030B6-CF90-4EF5-B053-DFF088DBCA5C}" sibTransId="{C79F758E-F69D-46C5-9CDA-A754D93B4A80}"/>
    <dgm:cxn modelId="{98830CC5-EEC1-48D4-A07F-A7014A4D2A56}" type="presParOf" srcId="{81D11EA7-29A3-4ECA-92E4-9F152EC874DA}" destId="{64142B1F-4259-423F-91D2-D5C7D1420450}" srcOrd="0" destOrd="0" presId="urn:microsoft.com/office/officeart/2005/8/layout/orgChart1"/>
    <dgm:cxn modelId="{B00B8E1B-B326-46C1-A941-5B070F1E78BF}" type="presParOf" srcId="{64142B1F-4259-423F-91D2-D5C7D1420450}" destId="{FF8D232C-ECC0-4139-A61D-F61B4E1A1BB7}" srcOrd="0" destOrd="0" presId="urn:microsoft.com/office/officeart/2005/8/layout/orgChart1"/>
    <dgm:cxn modelId="{6412E603-4266-4709-B867-BBA35248EE33}" type="presParOf" srcId="{FF8D232C-ECC0-4139-A61D-F61B4E1A1BB7}" destId="{0F001CC0-6293-425A-8571-0050BB05B9C6}" srcOrd="0" destOrd="0" presId="urn:microsoft.com/office/officeart/2005/8/layout/orgChart1"/>
    <dgm:cxn modelId="{F67F9D89-512D-480A-ACA5-6562B7FE7726}" type="presParOf" srcId="{FF8D232C-ECC0-4139-A61D-F61B4E1A1BB7}" destId="{D8E3F859-A0E5-427F-8B78-F3498F650946}" srcOrd="1" destOrd="0" presId="urn:microsoft.com/office/officeart/2005/8/layout/orgChart1"/>
    <dgm:cxn modelId="{1EAF4966-5411-4F9B-811C-B5514A651A09}" type="presParOf" srcId="{64142B1F-4259-423F-91D2-D5C7D1420450}" destId="{E4D9ACD3-6E61-4160-A212-996B62BC1410}" srcOrd="1" destOrd="0" presId="urn:microsoft.com/office/officeart/2005/8/layout/orgChart1"/>
    <dgm:cxn modelId="{7A7E29D2-EEFF-4C9B-BD62-F63AD2D7B92D}" type="presParOf" srcId="{E4D9ACD3-6E61-4160-A212-996B62BC1410}" destId="{8C2375C9-BCA1-4689-A7F8-BCF18CEBDEA5}" srcOrd="0" destOrd="0" presId="urn:microsoft.com/office/officeart/2005/8/layout/orgChart1"/>
    <dgm:cxn modelId="{76DAE2DF-636C-4277-86BC-31135504BE80}" type="presParOf" srcId="{E4D9ACD3-6E61-4160-A212-996B62BC1410}" destId="{8A3551D6-B902-4528-84D1-5D550B200871}" srcOrd="1" destOrd="0" presId="urn:microsoft.com/office/officeart/2005/8/layout/orgChart1"/>
    <dgm:cxn modelId="{7622B778-AD99-426E-8C4E-B7401D50A185}" type="presParOf" srcId="{8A3551D6-B902-4528-84D1-5D550B200871}" destId="{6D3D4580-7950-470B-8459-E95F33AF8700}" srcOrd="0" destOrd="0" presId="urn:microsoft.com/office/officeart/2005/8/layout/orgChart1"/>
    <dgm:cxn modelId="{F50E494A-F8A6-4A85-9786-228D38678099}" type="presParOf" srcId="{6D3D4580-7950-470B-8459-E95F33AF8700}" destId="{60305965-C8D1-4EF7-8152-E7D08F483518}" srcOrd="0" destOrd="0" presId="urn:microsoft.com/office/officeart/2005/8/layout/orgChart1"/>
    <dgm:cxn modelId="{7DFCF021-43E5-4088-AEAD-3BEB719B4AD6}" type="presParOf" srcId="{6D3D4580-7950-470B-8459-E95F33AF8700}" destId="{630C43B5-1E07-4D87-80BF-4F46F52D0CE4}" srcOrd="1" destOrd="0" presId="urn:microsoft.com/office/officeart/2005/8/layout/orgChart1"/>
    <dgm:cxn modelId="{F955AFD9-D99D-43EB-AC8C-1361CF82AB22}" type="presParOf" srcId="{8A3551D6-B902-4528-84D1-5D550B200871}" destId="{E135E644-CAA8-4FC6-A859-103D11A9DADB}" srcOrd="1" destOrd="0" presId="urn:microsoft.com/office/officeart/2005/8/layout/orgChart1"/>
    <dgm:cxn modelId="{EADF0E64-AD85-4064-8025-0F9D72D2C1D1}" type="presParOf" srcId="{8A3551D6-B902-4528-84D1-5D550B200871}" destId="{8DA4A1F3-4C0A-4452-8BDD-33B4D51CBB1D}" srcOrd="2" destOrd="0" presId="urn:microsoft.com/office/officeart/2005/8/layout/orgChart1"/>
    <dgm:cxn modelId="{EFCDE41A-BE0E-49A6-8CAA-A9653C5BCD4A}" type="presParOf" srcId="{E4D9ACD3-6E61-4160-A212-996B62BC1410}" destId="{2D2193BB-0762-4CCA-9072-A624DBE4952F}" srcOrd="2" destOrd="0" presId="urn:microsoft.com/office/officeart/2005/8/layout/orgChart1"/>
    <dgm:cxn modelId="{CA792C5D-E5F3-4CAB-BE2C-B0B072DC2137}" type="presParOf" srcId="{E4D9ACD3-6E61-4160-A212-996B62BC1410}" destId="{F034DFF8-C6A9-41A8-8BAB-F750DF73B08A}" srcOrd="3" destOrd="0" presId="urn:microsoft.com/office/officeart/2005/8/layout/orgChart1"/>
    <dgm:cxn modelId="{9515C655-174B-4C17-BDD5-ADC46FC6027C}" type="presParOf" srcId="{F034DFF8-C6A9-41A8-8BAB-F750DF73B08A}" destId="{B186CC5A-1033-4B15-9BD2-B19560E3FFBD}" srcOrd="0" destOrd="0" presId="urn:microsoft.com/office/officeart/2005/8/layout/orgChart1"/>
    <dgm:cxn modelId="{88CE0C98-F848-4702-AD31-E98487F0907B}" type="presParOf" srcId="{B186CC5A-1033-4B15-9BD2-B19560E3FFBD}" destId="{24A77028-4977-428F-8DA2-7CAE772A3F34}" srcOrd="0" destOrd="0" presId="urn:microsoft.com/office/officeart/2005/8/layout/orgChart1"/>
    <dgm:cxn modelId="{955E079F-8ABD-4424-B700-D85F140E93F6}" type="presParOf" srcId="{B186CC5A-1033-4B15-9BD2-B19560E3FFBD}" destId="{E83BBFED-5313-488B-A23B-AF6102182AC6}" srcOrd="1" destOrd="0" presId="urn:microsoft.com/office/officeart/2005/8/layout/orgChart1"/>
    <dgm:cxn modelId="{462A43E6-7C5F-4A7E-ADF0-F03829B813CF}" type="presParOf" srcId="{F034DFF8-C6A9-41A8-8BAB-F750DF73B08A}" destId="{54707023-1F9F-47AD-A6B0-98E6A0CC1F24}" srcOrd="1" destOrd="0" presId="urn:microsoft.com/office/officeart/2005/8/layout/orgChart1"/>
    <dgm:cxn modelId="{3735CF78-C45F-4ADE-9BAB-6D9D83F44BF8}" type="presParOf" srcId="{F034DFF8-C6A9-41A8-8BAB-F750DF73B08A}" destId="{5BAC747B-61A2-4EBD-BBD7-D9E33AADFE43}" srcOrd="2" destOrd="0" presId="urn:microsoft.com/office/officeart/2005/8/layout/orgChart1"/>
    <dgm:cxn modelId="{44C31642-F0A7-43E3-9080-ECA37511AF15}" type="presParOf" srcId="{E4D9ACD3-6E61-4160-A212-996B62BC1410}" destId="{8FA7951B-95D4-4C47-9BC6-8136EDCCEBA7}" srcOrd="4" destOrd="0" presId="urn:microsoft.com/office/officeart/2005/8/layout/orgChart1"/>
    <dgm:cxn modelId="{4A1FBCFD-3D2F-46EE-8752-409850B1B75A}" type="presParOf" srcId="{E4D9ACD3-6E61-4160-A212-996B62BC1410}" destId="{B9056B3C-B3B8-4C52-8ACB-856A9E2E28D2}" srcOrd="5" destOrd="0" presId="urn:microsoft.com/office/officeart/2005/8/layout/orgChart1"/>
    <dgm:cxn modelId="{589CAB36-907B-42FF-AFC7-CB635042B808}" type="presParOf" srcId="{B9056B3C-B3B8-4C52-8ACB-856A9E2E28D2}" destId="{E57C654E-DC3B-40FF-88AA-8B99FA7EC16E}" srcOrd="0" destOrd="0" presId="urn:microsoft.com/office/officeart/2005/8/layout/orgChart1"/>
    <dgm:cxn modelId="{C9E7BC17-5946-413B-B329-95B475D2C7D7}" type="presParOf" srcId="{E57C654E-DC3B-40FF-88AA-8B99FA7EC16E}" destId="{1F080166-C162-48DE-8368-AFEDE687A8FB}" srcOrd="0" destOrd="0" presId="urn:microsoft.com/office/officeart/2005/8/layout/orgChart1"/>
    <dgm:cxn modelId="{8B4641F9-A365-4FA9-9714-6DCDD3D34764}" type="presParOf" srcId="{E57C654E-DC3B-40FF-88AA-8B99FA7EC16E}" destId="{8A0B9C9C-9098-4EAB-9ECB-F2725F43E787}" srcOrd="1" destOrd="0" presId="urn:microsoft.com/office/officeart/2005/8/layout/orgChart1"/>
    <dgm:cxn modelId="{27351242-0705-40C3-B0E5-8497CB326F2E}" type="presParOf" srcId="{B9056B3C-B3B8-4C52-8ACB-856A9E2E28D2}" destId="{42AFCD18-4CD4-4F5A-B43D-4BB6F19042C8}" srcOrd="1" destOrd="0" presId="urn:microsoft.com/office/officeart/2005/8/layout/orgChart1"/>
    <dgm:cxn modelId="{2FCA6B66-3491-4C79-AF88-40EA49CA8F0F}" type="presParOf" srcId="{B9056B3C-B3B8-4C52-8ACB-856A9E2E28D2}" destId="{68494D87-EBEF-4349-9A9F-49EE2BE5181D}" srcOrd="2" destOrd="0" presId="urn:microsoft.com/office/officeart/2005/8/layout/orgChart1"/>
    <dgm:cxn modelId="{9556F2FA-AC00-40F7-9A84-32CC70A8319A}" type="presParOf" srcId="{64142B1F-4259-423F-91D2-D5C7D1420450}" destId="{49F33BD9-5FBE-468B-A511-8453D33FB670}"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FF3972-17F3-4039-9A50-08C380CBA863}" type="doc">
      <dgm:prSet loTypeId="urn:microsoft.com/office/officeart/2005/8/layout/process1" loCatId="process" qsTypeId="urn:microsoft.com/office/officeart/2005/8/quickstyle/simple1" qsCatId="simple" csTypeId="urn:microsoft.com/office/officeart/2005/8/colors/accent1_2" csCatId="accent1" phldr="1"/>
      <dgm:spPr/>
    </dgm:pt>
    <dgm:pt modelId="{54FE4272-3094-429A-BD26-783D545AD927}">
      <dgm:prSet phldrT="[文本]"/>
      <dgm:spPr/>
      <dgm:t>
        <a:bodyPr/>
        <a:lstStyle/>
        <a:p>
          <a:r>
            <a:rPr lang="zh-CN" altLang="en-US"/>
            <a:t>用字符型</a:t>
          </a:r>
          <a:r>
            <a:rPr lang="en-US" altLang="zh-CN"/>
            <a:t>char</a:t>
          </a:r>
          <a:r>
            <a:rPr lang="zh-CN" altLang="en-US"/>
            <a:t>定义加减乘除运算符</a:t>
          </a:r>
        </a:p>
      </dgm:t>
    </dgm:pt>
    <dgm:pt modelId="{40D302B1-A7EE-48C5-887D-321F8FE6BD0E}" type="parTrans" cxnId="{2F991F22-CD29-4F3F-A142-18D4EE1EC19F}">
      <dgm:prSet/>
      <dgm:spPr/>
      <dgm:t>
        <a:bodyPr/>
        <a:lstStyle/>
        <a:p>
          <a:endParaRPr lang="zh-CN" altLang="en-US"/>
        </a:p>
      </dgm:t>
    </dgm:pt>
    <dgm:pt modelId="{3B6564F1-5308-4B40-B09F-207E9B76896D}" type="sibTrans" cxnId="{2F991F22-CD29-4F3F-A142-18D4EE1EC19F}">
      <dgm:prSet/>
      <dgm:spPr/>
      <dgm:t>
        <a:bodyPr/>
        <a:lstStyle/>
        <a:p>
          <a:endParaRPr lang="zh-CN" altLang="en-US"/>
        </a:p>
      </dgm:t>
    </dgm:pt>
    <dgm:pt modelId="{D7148142-CAAA-4401-B609-53276EF0FD72}">
      <dgm:prSet phldrT="[文本]"/>
      <dgm:spPr/>
      <dgm:t>
        <a:bodyPr/>
        <a:lstStyle/>
        <a:p>
          <a:r>
            <a:rPr lang="zh-CN" altLang="en-US"/>
            <a:t>用</a:t>
          </a:r>
          <a:r>
            <a:rPr lang="en-US" altLang="zh-CN"/>
            <a:t>switch case</a:t>
          </a:r>
          <a:r>
            <a:rPr lang="zh-CN" altLang="en-US"/>
            <a:t>分别写出在不同运算符下的不同表达式</a:t>
          </a:r>
        </a:p>
      </dgm:t>
    </dgm:pt>
    <dgm:pt modelId="{7A6FEE7E-1C6E-4901-B9DD-4FD2561731C4}" type="parTrans" cxnId="{D038A3D8-BB4B-494C-B378-6D60418AB2C7}">
      <dgm:prSet/>
      <dgm:spPr/>
      <dgm:t>
        <a:bodyPr/>
        <a:lstStyle/>
        <a:p>
          <a:endParaRPr lang="zh-CN" altLang="en-US"/>
        </a:p>
      </dgm:t>
    </dgm:pt>
    <dgm:pt modelId="{DBD6872B-EF4B-4F36-A0C8-AB3B506DD09B}" type="sibTrans" cxnId="{D038A3D8-BB4B-494C-B378-6D60418AB2C7}">
      <dgm:prSet/>
      <dgm:spPr/>
      <dgm:t>
        <a:bodyPr/>
        <a:lstStyle/>
        <a:p>
          <a:endParaRPr lang="zh-CN" altLang="en-US"/>
        </a:p>
      </dgm:t>
    </dgm:pt>
    <dgm:pt modelId="{9C983933-F125-4AE1-972E-533B008D6EFC}">
      <dgm:prSet phldrT="[文本]"/>
      <dgm:spPr/>
      <dgm:t>
        <a:bodyPr/>
        <a:lstStyle/>
        <a:p>
          <a:r>
            <a:rPr lang="zh-CN" altLang="en-US"/>
            <a:t>考虑除和取余情况下的不合法情况</a:t>
          </a:r>
        </a:p>
      </dgm:t>
    </dgm:pt>
    <dgm:pt modelId="{39740635-C88A-40DC-88D6-FDE6619923A5}" type="parTrans" cxnId="{4B946809-EA60-4E28-8C3F-1EEA60D3E39C}">
      <dgm:prSet/>
      <dgm:spPr/>
      <dgm:t>
        <a:bodyPr/>
        <a:lstStyle/>
        <a:p>
          <a:endParaRPr lang="zh-CN" altLang="en-US"/>
        </a:p>
      </dgm:t>
    </dgm:pt>
    <dgm:pt modelId="{7B9EA477-46BE-46FC-B8EE-AE6016D10FC8}" type="sibTrans" cxnId="{4B946809-EA60-4E28-8C3F-1EEA60D3E39C}">
      <dgm:prSet/>
      <dgm:spPr/>
      <dgm:t>
        <a:bodyPr/>
        <a:lstStyle/>
        <a:p>
          <a:endParaRPr lang="zh-CN" altLang="en-US"/>
        </a:p>
      </dgm:t>
    </dgm:pt>
    <dgm:pt modelId="{F1724D5C-619F-4D89-87B4-B5F622C4A8A9}" type="pres">
      <dgm:prSet presAssocID="{C5FF3972-17F3-4039-9A50-08C380CBA863}" presName="Name0" presStyleCnt="0">
        <dgm:presLayoutVars>
          <dgm:dir/>
          <dgm:resizeHandles val="exact"/>
        </dgm:presLayoutVars>
      </dgm:prSet>
      <dgm:spPr/>
    </dgm:pt>
    <dgm:pt modelId="{405E2C89-7085-4613-8D35-107526F364C9}" type="pres">
      <dgm:prSet presAssocID="{54FE4272-3094-429A-BD26-783D545AD927}" presName="node" presStyleLbl="node1" presStyleIdx="0" presStyleCnt="3">
        <dgm:presLayoutVars>
          <dgm:bulletEnabled val="1"/>
        </dgm:presLayoutVars>
      </dgm:prSet>
      <dgm:spPr/>
    </dgm:pt>
    <dgm:pt modelId="{9FEA6464-CF8B-450E-B974-15417EFB2FBC}" type="pres">
      <dgm:prSet presAssocID="{3B6564F1-5308-4B40-B09F-207E9B76896D}" presName="sibTrans" presStyleLbl="sibTrans2D1" presStyleIdx="0" presStyleCnt="2"/>
      <dgm:spPr/>
    </dgm:pt>
    <dgm:pt modelId="{894E2162-357E-4D7E-92D5-B9D97770A7CC}" type="pres">
      <dgm:prSet presAssocID="{3B6564F1-5308-4B40-B09F-207E9B76896D}" presName="connectorText" presStyleLbl="sibTrans2D1" presStyleIdx="0" presStyleCnt="2"/>
      <dgm:spPr/>
    </dgm:pt>
    <dgm:pt modelId="{B44E7CB5-20A8-43E5-A7EF-928C8623D272}" type="pres">
      <dgm:prSet presAssocID="{D7148142-CAAA-4401-B609-53276EF0FD72}" presName="node" presStyleLbl="node1" presStyleIdx="1" presStyleCnt="3" custLinFactNeighborX="-21769" custLinFactNeighborY="2260">
        <dgm:presLayoutVars>
          <dgm:bulletEnabled val="1"/>
        </dgm:presLayoutVars>
      </dgm:prSet>
      <dgm:spPr/>
    </dgm:pt>
    <dgm:pt modelId="{BEE3B250-1BB0-4867-B72D-B2CFAC28C8C7}" type="pres">
      <dgm:prSet presAssocID="{DBD6872B-EF4B-4F36-A0C8-AB3B506DD09B}" presName="sibTrans" presStyleLbl="sibTrans2D1" presStyleIdx="1" presStyleCnt="2"/>
      <dgm:spPr/>
    </dgm:pt>
    <dgm:pt modelId="{2B75FB4D-0918-4BB2-AAFA-11A284B4B1C9}" type="pres">
      <dgm:prSet presAssocID="{DBD6872B-EF4B-4F36-A0C8-AB3B506DD09B}" presName="connectorText" presStyleLbl="sibTrans2D1" presStyleIdx="1" presStyleCnt="2"/>
      <dgm:spPr/>
    </dgm:pt>
    <dgm:pt modelId="{9EB42B0F-E306-48CB-A717-A56EC46D6BEF}" type="pres">
      <dgm:prSet presAssocID="{9C983933-F125-4AE1-972E-533B008D6EFC}" presName="node" presStyleLbl="node1" presStyleIdx="2" presStyleCnt="3">
        <dgm:presLayoutVars>
          <dgm:bulletEnabled val="1"/>
        </dgm:presLayoutVars>
      </dgm:prSet>
      <dgm:spPr/>
    </dgm:pt>
  </dgm:ptLst>
  <dgm:cxnLst>
    <dgm:cxn modelId="{4B946809-EA60-4E28-8C3F-1EEA60D3E39C}" srcId="{C5FF3972-17F3-4039-9A50-08C380CBA863}" destId="{9C983933-F125-4AE1-972E-533B008D6EFC}" srcOrd="2" destOrd="0" parTransId="{39740635-C88A-40DC-88D6-FDE6619923A5}" sibTransId="{7B9EA477-46BE-46FC-B8EE-AE6016D10FC8}"/>
    <dgm:cxn modelId="{2F991F22-CD29-4F3F-A142-18D4EE1EC19F}" srcId="{C5FF3972-17F3-4039-9A50-08C380CBA863}" destId="{54FE4272-3094-429A-BD26-783D545AD927}" srcOrd="0" destOrd="0" parTransId="{40D302B1-A7EE-48C5-887D-321F8FE6BD0E}" sibTransId="{3B6564F1-5308-4B40-B09F-207E9B76896D}"/>
    <dgm:cxn modelId="{84CC3340-B81A-408F-A9DC-6975FDB2A272}" type="presOf" srcId="{3B6564F1-5308-4B40-B09F-207E9B76896D}" destId="{9FEA6464-CF8B-450E-B974-15417EFB2FBC}" srcOrd="0" destOrd="0" presId="urn:microsoft.com/office/officeart/2005/8/layout/process1"/>
    <dgm:cxn modelId="{68941462-E22F-405F-A129-730C8E964803}" type="presOf" srcId="{D7148142-CAAA-4401-B609-53276EF0FD72}" destId="{B44E7CB5-20A8-43E5-A7EF-928C8623D272}" srcOrd="0" destOrd="0" presId="urn:microsoft.com/office/officeart/2005/8/layout/process1"/>
    <dgm:cxn modelId="{EECF4473-0019-41B2-888D-D7613A8C345B}" type="presOf" srcId="{54FE4272-3094-429A-BD26-783D545AD927}" destId="{405E2C89-7085-4613-8D35-107526F364C9}" srcOrd="0" destOrd="0" presId="urn:microsoft.com/office/officeart/2005/8/layout/process1"/>
    <dgm:cxn modelId="{792CE054-EFF3-4B80-BA90-31BB9F023947}" type="presOf" srcId="{DBD6872B-EF4B-4F36-A0C8-AB3B506DD09B}" destId="{BEE3B250-1BB0-4867-B72D-B2CFAC28C8C7}" srcOrd="0" destOrd="0" presId="urn:microsoft.com/office/officeart/2005/8/layout/process1"/>
    <dgm:cxn modelId="{DD31A082-7740-439A-9F9D-AB98ADADF93D}" type="presOf" srcId="{9C983933-F125-4AE1-972E-533B008D6EFC}" destId="{9EB42B0F-E306-48CB-A717-A56EC46D6BEF}" srcOrd="0" destOrd="0" presId="urn:microsoft.com/office/officeart/2005/8/layout/process1"/>
    <dgm:cxn modelId="{29418586-AE2E-4F68-9624-BF704AAD2163}" type="presOf" srcId="{3B6564F1-5308-4B40-B09F-207E9B76896D}" destId="{894E2162-357E-4D7E-92D5-B9D97770A7CC}" srcOrd="1" destOrd="0" presId="urn:microsoft.com/office/officeart/2005/8/layout/process1"/>
    <dgm:cxn modelId="{FCFEBDB8-B2A4-4315-9C10-DB229B3BBDEA}" type="presOf" srcId="{DBD6872B-EF4B-4F36-A0C8-AB3B506DD09B}" destId="{2B75FB4D-0918-4BB2-AAFA-11A284B4B1C9}" srcOrd="1" destOrd="0" presId="urn:microsoft.com/office/officeart/2005/8/layout/process1"/>
    <dgm:cxn modelId="{D038A3D8-BB4B-494C-B378-6D60418AB2C7}" srcId="{C5FF3972-17F3-4039-9A50-08C380CBA863}" destId="{D7148142-CAAA-4401-B609-53276EF0FD72}" srcOrd="1" destOrd="0" parTransId="{7A6FEE7E-1C6E-4901-B9DD-4FD2561731C4}" sibTransId="{DBD6872B-EF4B-4F36-A0C8-AB3B506DD09B}"/>
    <dgm:cxn modelId="{103B02F2-18EA-4E5C-A5E5-15A4A5A8605F}" type="presOf" srcId="{C5FF3972-17F3-4039-9A50-08C380CBA863}" destId="{F1724D5C-619F-4D89-87B4-B5F622C4A8A9}" srcOrd="0" destOrd="0" presId="urn:microsoft.com/office/officeart/2005/8/layout/process1"/>
    <dgm:cxn modelId="{25EA22EA-15AA-4A17-A242-8E957D50B5B5}" type="presParOf" srcId="{F1724D5C-619F-4D89-87B4-B5F622C4A8A9}" destId="{405E2C89-7085-4613-8D35-107526F364C9}" srcOrd="0" destOrd="0" presId="urn:microsoft.com/office/officeart/2005/8/layout/process1"/>
    <dgm:cxn modelId="{F63DB6EB-ACAA-429F-BDE3-E9C5F69AF76D}" type="presParOf" srcId="{F1724D5C-619F-4D89-87B4-B5F622C4A8A9}" destId="{9FEA6464-CF8B-450E-B974-15417EFB2FBC}" srcOrd="1" destOrd="0" presId="urn:microsoft.com/office/officeart/2005/8/layout/process1"/>
    <dgm:cxn modelId="{44AFFF5B-DA56-4D99-8CE0-F368AFE3CFF9}" type="presParOf" srcId="{9FEA6464-CF8B-450E-B974-15417EFB2FBC}" destId="{894E2162-357E-4D7E-92D5-B9D97770A7CC}" srcOrd="0" destOrd="0" presId="urn:microsoft.com/office/officeart/2005/8/layout/process1"/>
    <dgm:cxn modelId="{EED72F2C-4B71-4DD0-B137-DB2456414044}" type="presParOf" srcId="{F1724D5C-619F-4D89-87B4-B5F622C4A8A9}" destId="{B44E7CB5-20A8-43E5-A7EF-928C8623D272}" srcOrd="2" destOrd="0" presId="urn:microsoft.com/office/officeart/2005/8/layout/process1"/>
    <dgm:cxn modelId="{7A925608-36C9-4E29-8F26-6D7528B7DADA}" type="presParOf" srcId="{F1724D5C-619F-4D89-87B4-B5F622C4A8A9}" destId="{BEE3B250-1BB0-4867-B72D-B2CFAC28C8C7}" srcOrd="3" destOrd="0" presId="urn:microsoft.com/office/officeart/2005/8/layout/process1"/>
    <dgm:cxn modelId="{00FD621F-334E-4133-BD56-7A18BC81A92F}" type="presParOf" srcId="{BEE3B250-1BB0-4867-B72D-B2CFAC28C8C7}" destId="{2B75FB4D-0918-4BB2-AAFA-11A284B4B1C9}" srcOrd="0" destOrd="0" presId="urn:microsoft.com/office/officeart/2005/8/layout/process1"/>
    <dgm:cxn modelId="{DA28B80F-3F80-4C8D-95AB-26B3D2849622}" type="presParOf" srcId="{F1724D5C-619F-4D89-87B4-B5F622C4A8A9}" destId="{9EB42B0F-E306-48CB-A717-A56EC46D6BEF}" srcOrd="4"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BBD7C36-3F71-4E8C-BD73-789C41F509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FE1A898B-18B0-482C-A97D-C61651AD2DD2}">
      <dgm:prSet phldrT="[文本]"/>
      <dgm:spPr/>
      <dgm:t>
        <a:bodyPr/>
        <a:lstStyle/>
        <a:p>
          <a:r>
            <a:rPr lang="en-US" altLang="zh-CN"/>
            <a:t>if</a:t>
          </a:r>
          <a:r>
            <a:rPr lang="zh-CN" altLang="en-US"/>
            <a:t>判断给出</a:t>
          </a:r>
          <a:r>
            <a:rPr lang="en-US" altLang="zh-CN"/>
            <a:t>ab</a:t>
          </a:r>
          <a:r>
            <a:rPr lang="zh-CN" altLang="en-US"/>
            <a:t>两数大小</a:t>
          </a:r>
        </a:p>
      </dgm:t>
    </dgm:pt>
    <dgm:pt modelId="{60CF9C6B-6F31-4506-B89C-6FB06CB212B4}" type="parTrans" cxnId="{194249C6-822F-4415-9F44-14D4B2A2275C}">
      <dgm:prSet/>
      <dgm:spPr/>
      <dgm:t>
        <a:bodyPr/>
        <a:lstStyle/>
        <a:p>
          <a:endParaRPr lang="zh-CN" altLang="en-US"/>
        </a:p>
      </dgm:t>
    </dgm:pt>
    <dgm:pt modelId="{85440648-4DDA-4F60-91E4-C3ED435B9334}" type="sibTrans" cxnId="{194249C6-822F-4415-9F44-14D4B2A2275C}">
      <dgm:prSet/>
      <dgm:spPr/>
      <dgm:t>
        <a:bodyPr/>
        <a:lstStyle/>
        <a:p>
          <a:endParaRPr lang="zh-CN" altLang="en-US"/>
        </a:p>
      </dgm:t>
    </dgm:pt>
    <dgm:pt modelId="{BF5552E8-94EB-4CBC-AF22-E8A59FA7B6D4}">
      <dgm:prSet phldrT="[文本]"/>
      <dgm:spPr/>
      <dgm:t>
        <a:bodyPr/>
        <a:lstStyle/>
        <a:p>
          <a:r>
            <a:rPr lang="zh-CN" altLang="en-US"/>
            <a:t>从较大数开始进入递增循环</a:t>
          </a:r>
        </a:p>
      </dgm:t>
    </dgm:pt>
    <dgm:pt modelId="{0669B23E-3B16-409D-8F02-3A9473D99BDC}" type="parTrans" cxnId="{EC61749E-1A03-4FB1-B534-551AB668A546}">
      <dgm:prSet/>
      <dgm:spPr/>
      <dgm:t>
        <a:bodyPr/>
        <a:lstStyle/>
        <a:p>
          <a:endParaRPr lang="zh-CN" altLang="en-US"/>
        </a:p>
      </dgm:t>
    </dgm:pt>
    <dgm:pt modelId="{FFE5C573-EE77-44FB-AFFD-3004B930D07F}" type="sibTrans" cxnId="{EC61749E-1A03-4FB1-B534-551AB668A546}">
      <dgm:prSet/>
      <dgm:spPr/>
      <dgm:t>
        <a:bodyPr/>
        <a:lstStyle/>
        <a:p>
          <a:endParaRPr lang="zh-CN" altLang="en-US"/>
        </a:p>
      </dgm:t>
    </dgm:pt>
    <dgm:pt modelId="{7F101A6A-ED1E-4822-A390-73BFAEA28A56}">
      <dgm:prSet phldrT="[文本]"/>
      <dgm:spPr/>
      <dgm:t>
        <a:bodyPr/>
        <a:lstStyle/>
        <a:p>
          <a:r>
            <a:rPr lang="zh-CN" altLang="en-US"/>
            <a:t>增大到取余</a:t>
          </a:r>
          <a:r>
            <a:rPr lang="en-US" altLang="zh-CN"/>
            <a:t>ab</a:t>
          </a:r>
          <a:r>
            <a:rPr lang="zh-CN" altLang="en-US"/>
            <a:t>两数全为</a:t>
          </a:r>
          <a:r>
            <a:rPr lang="en-US" altLang="zh-CN"/>
            <a:t>0</a:t>
          </a:r>
          <a:r>
            <a:rPr lang="zh-CN" altLang="en-US"/>
            <a:t>即为最小公倍数</a:t>
          </a:r>
        </a:p>
      </dgm:t>
    </dgm:pt>
    <dgm:pt modelId="{D3C9B217-7D5B-4594-BCA6-5F594BD622FE}" type="parTrans" cxnId="{10720B82-EFB4-438A-BE3D-BA5B8BE12283}">
      <dgm:prSet/>
      <dgm:spPr/>
      <dgm:t>
        <a:bodyPr/>
        <a:lstStyle/>
        <a:p>
          <a:endParaRPr lang="zh-CN" altLang="en-US"/>
        </a:p>
      </dgm:t>
    </dgm:pt>
    <dgm:pt modelId="{DF100DE4-D307-45F8-B236-F02DD77E0AB9}" type="sibTrans" cxnId="{10720B82-EFB4-438A-BE3D-BA5B8BE12283}">
      <dgm:prSet/>
      <dgm:spPr/>
      <dgm:t>
        <a:bodyPr/>
        <a:lstStyle/>
        <a:p>
          <a:endParaRPr lang="zh-CN" altLang="en-US"/>
        </a:p>
      </dgm:t>
    </dgm:pt>
    <dgm:pt modelId="{1947B1C3-2B04-4C70-8951-B5E2D4B83F6D}">
      <dgm:prSet phldrT="[文本]"/>
      <dgm:spPr/>
      <dgm:t>
        <a:bodyPr/>
        <a:lstStyle/>
        <a:p>
          <a:r>
            <a:rPr lang="zh-CN" altLang="en-US"/>
            <a:t>从最小数开始进入递减循环</a:t>
          </a:r>
        </a:p>
      </dgm:t>
    </dgm:pt>
    <dgm:pt modelId="{A783B269-CB2C-4517-9DC5-7FBA8842EB3B}" type="parTrans" cxnId="{CB5E107A-928F-4C59-B6C6-6B83F964AE5B}">
      <dgm:prSet/>
      <dgm:spPr/>
      <dgm:t>
        <a:bodyPr/>
        <a:lstStyle/>
        <a:p>
          <a:endParaRPr lang="zh-CN" altLang="en-US"/>
        </a:p>
      </dgm:t>
    </dgm:pt>
    <dgm:pt modelId="{4C944F8A-0C95-4124-843E-1FF00389C170}" type="sibTrans" cxnId="{CB5E107A-928F-4C59-B6C6-6B83F964AE5B}">
      <dgm:prSet/>
      <dgm:spPr/>
      <dgm:t>
        <a:bodyPr/>
        <a:lstStyle/>
        <a:p>
          <a:endParaRPr lang="zh-CN" altLang="en-US"/>
        </a:p>
      </dgm:t>
    </dgm:pt>
    <dgm:pt modelId="{D36D9462-1777-445A-A625-4DECBB9594BD}">
      <dgm:prSet phldrT="[文本]"/>
      <dgm:spPr/>
      <dgm:t>
        <a:bodyPr/>
        <a:lstStyle/>
        <a:p>
          <a:r>
            <a:rPr lang="zh-CN" altLang="en-US"/>
            <a:t>减小到</a:t>
          </a:r>
          <a:r>
            <a:rPr lang="en-US" altLang="zh-CN"/>
            <a:t>ab</a:t>
          </a:r>
          <a:r>
            <a:rPr lang="zh-CN" altLang="en-US"/>
            <a:t>两数对其取余全为</a:t>
          </a:r>
          <a:r>
            <a:rPr lang="en-US" altLang="zh-CN"/>
            <a:t>0</a:t>
          </a:r>
          <a:r>
            <a:rPr lang="zh-CN" altLang="en-US"/>
            <a:t>即为最大公约数</a:t>
          </a:r>
        </a:p>
      </dgm:t>
    </dgm:pt>
    <dgm:pt modelId="{AB7BB86C-D0A4-4C90-A875-35FAD394644D}" type="parTrans" cxnId="{465A7846-962A-4862-AF5F-E49FE7B365CD}">
      <dgm:prSet/>
      <dgm:spPr/>
      <dgm:t>
        <a:bodyPr/>
        <a:lstStyle/>
        <a:p>
          <a:endParaRPr lang="zh-CN" altLang="en-US"/>
        </a:p>
      </dgm:t>
    </dgm:pt>
    <dgm:pt modelId="{2008FE34-0C51-4ECA-BE9F-475B7027D10C}" type="sibTrans" cxnId="{465A7846-962A-4862-AF5F-E49FE7B365CD}">
      <dgm:prSet/>
      <dgm:spPr/>
      <dgm:t>
        <a:bodyPr/>
        <a:lstStyle/>
        <a:p>
          <a:endParaRPr lang="zh-CN" altLang="en-US"/>
        </a:p>
      </dgm:t>
    </dgm:pt>
    <dgm:pt modelId="{561E2C6B-19E0-4C50-AF41-76B3DC5E9D4C}" type="pres">
      <dgm:prSet presAssocID="{7BBD7C36-3F71-4E8C-BD73-789C41F50930}" presName="diagram" presStyleCnt="0">
        <dgm:presLayoutVars>
          <dgm:chPref val="1"/>
          <dgm:dir/>
          <dgm:animOne val="branch"/>
          <dgm:animLvl val="lvl"/>
          <dgm:resizeHandles val="exact"/>
        </dgm:presLayoutVars>
      </dgm:prSet>
      <dgm:spPr/>
    </dgm:pt>
    <dgm:pt modelId="{0514F705-6EB9-4B21-9A78-4910911A328E}" type="pres">
      <dgm:prSet presAssocID="{FE1A898B-18B0-482C-A97D-C61651AD2DD2}" presName="root1" presStyleCnt="0"/>
      <dgm:spPr/>
    </dgm:pt>
    <dgm:pt modelId="{0BCF1C36-D55E-4F87-AA04-E2CE71322191}" type="pres">
      <dgm:prSet presAssocID="{FE1A898B-18B0-482C-A97D-C61651AD2DD2}" presName="LevelOneTextNode" presStyleLbl="node0" presStyleIdx="0" presStyleCnt="1">
        <dgm:presLayoutVars>
          <dgm:chPref val="3"/>
        </dgm:presLayoutVars>
      </dgm:prSet>
      <dgm:spPr/>
    </dgm:pt>
    <dgm:pt modelId="{40B7C770-46C0-4857-84EE-D3544775CBDA}" type="pres">
      <dgm:prSet presAssocID="{FE1A898B-18B0-482C-A97D-C61651AD2DD2}" presName="level2hierChild" presStyleCnt="0"/>
      <dgm:spPr/>
    </dgm:pt>
    <dgm:pt modelId="{C3085F7A-0565-46C9-B442-0D7D59DF9526}" type="pres">
      <dgm:prSet presAssocID="{0669B23E-3B16-409D-8F02-3A9473D99BDC}" presName="conn2-1" presStyleLbl="parChTrans1D2" presStyleIdx="0" presStyleCnt="2"/>
      <dgm:spPr/>
    </dgm:pt>
    <dgm:pt modelId="{5EEC3568-F332-464F-B091-FD91369FF67D}" type="pres">
      <dgm:prSet presAssocID="{0669B23E-3B16-409D-8F02-3A9473D99BDC}" presName="connTx" presStyleLbl="parChTrans1D2" presStyleIdx="0" presStyleCnt="2"/>
      <dgm:spPr/>
    </dgm:pt>
    <dgm:pt modelId="{BC1EB0DD-67E8-4BD7-8C9A-7FFCEAE614B5}" type="pres">
      <dgm:prSet presAssocID="{BF5552E8-94EB-4CBC-AF22-E8A59FA7B6D4}" presName="root2" presStyleCnt="0"/>
      <dgm:spPr/>
    </dgm:pt>
    <dgm:pt modelId="{0978603B-F898-4216-90E3-F73F4BA01BAA}" type="pres">
      <dgm:prSet presAssocID="{BF5552E8-94EB-4CBC-AF22-E8A59FA7B6D4}" presName="LevelTwoTextNode" presStyleLbl="node2" presStyleIdx="0" presStyleCnt="2">
        <dgm:presLayoutVars>
          <dgm:chPref val="3"/>
        </dgm:presLayoutVars>
      </dgm:prSet>
      <dgm:spPr/>
    </dgm:pt>
    <dgm:pt modelId="{1498A7F3-5D32-4C6B-A59E-71FD520B7F16}" type="pres">
      <dgm:prSet presAssocID="{BF5552E8-94EB-4CBC-AF22-E8A59FA7B6D4}" presName="level3hierChild" presStyleCnt="0"/>
      <dgm:spPr/>
    </dgm:pt>
    <dgm:pt modelId="{7C429D8A-93AD-4E17-AD22-2CD94A4CCC78}" type="pres">
      <dgm:prSet presAssocID="{D3C9B217-7D5B-4594-BCA6-5F594BD622FE}" presName="conn2-1" presStyleLbl="parChTrans1D3" presStyleIdx="0" presStyleCnt="2"/>
      <dgm:spPr/>
    </dgm:pt>
    <dgm:pt modelId="{1E8910D1-BC89-494B-81BA-27CDEB8010F5}" type="pres">
      <dgm:prSet presAssocID="{D3C9B217-7D5B-4594-BCA6-5F594BD622FE}" presName="connTx" presStyleLbl="parChTrans1D3" presStyleIdx="0" presStyleCnt="2"/>
      <dgm:spPr/>
    </dgm:pt>
    <dgm:pt modelId="{C577B9CE-FB32-4ED3-8B93-B9A0980020DF}" type="pres">
      <dgm:prSet presAssocID="{7F101A6A-ED1E-4822-A390-73BFAEA28A56}" presName="root2" presStyleCnt="0"/>
      <dgm:spPr/>
    </dgm:pt>
    <dgm:pt modelId="{9F41981F-912D-4B63-88A1-5D37087B198F}" type="pres">
      <dgm:prSet presAssocID="{7F101A6A-ED1E-4822-A390-73BFAEA28A56}" presName="LevelTwoTextNode" presStyleLbl="node3" presStyleIdx="0" presStyleCnt="2">
        <dgm:presLayoutVars>
          <dgm:chPref val="3"/>
        </dgm:presLayoutVars>
      </dgm:prSet>
      <dgm:spPr/>
    </dgm:pt>
    <dgm:pt modelId="{D769A6DF-24C0-4427-A7DB-10F327F9BF76}" type="pres">
      <dgm:prSet presAssocID="{7F101A6A-ED1E-4822-A390-73BFAEA28A56}" presName="level3hierChild" presStyleCnt="0"/>
      <dgm:spPr/>
    </dgm:pt>
    <dgm:pt modelId="{6944758F-4A8D-4306-961D-F41FFE226E04}" type="pres">
      <dgm:prSet presAssocID="{A783B269-CB2C-4517-9DC5-7FBA8842EB3B}" presName="conn2-1" presStyleLbl="parChTrans1D2" presStyleIdx="1" presStyleCnt="2"/>
      <dgm:spPr/>
    </dgm:pt>
    <dgm:pt modelId="{41CF3BD5-8ABB-407E-A78C-9E5A1C8B90E3}" type="pres">
      <dgm:prSet presAssocID="{A783B269-CB2C-4517-9DC5-7FBA8842EB3B}" presName="connTx" presStyleLbl="parChTrans1D2" presStyleIdx="1" presStyleCnt="2"/>
      <dgm:spPr/>
    </dgm:pt>
    <dgm:pt modelId="{DFB88508-27DB-4258-A304-1B6BB227BFA5}" type="pres">
      <dgm:prSet presAssocID="{1947B1C3-2B04-4C70-8951-B5E2D4B83F6D}" presName="root2" presStyleCnt="0"/>
      <dgm:spPr/>
    </dgm:pt>
    <dgm:pt modelId="{E588AA01-C1AF-45D4-8D3D-B58B029F11E7}" type="pres">
      <dgm:prSet presAssocID="{1947B1C3-2B04-4C70-8951-B5E2D4B83F6D}" presName="LevelTwoTextNode" presStyleLbl="node2" presStyleIdx="1" presStyleCnt="2" custLinFactNeighborY="53124">
        <dgm:presLayoutVars>
          <dgm:chPref val="3"/>
        </dgm:presLayoutVars>
      </dgm:prSet>
      <dgm:spPr/>
    </dgm:pt>
    <dgm:pt modelId="{089F09A5-AC70-4EA9-A5A5-6935EC5FE2F0}" type="pres">
      <dgm:prSet presAssocID="{1947B1C3-2B04-4C70-8951-B5E2D4B83F6D}" presName="level3hierChild" presStyleCnt="0"/>
      <dgm:spPr/>
    </dgm:pt>
    <dgm:pt modelId="{EDB02C2B-C233-44DF-810C-947B1FBAE457}" type="pres">
      <dgm:prSet presAssocID="{AB7BB86C-D0A4-4C90-A875-35FAD394644D}" presName="conn2-1" presStyleLbl="parChTrans1D3" presStyleIdx="1" presStyleCnt="2"/>
      <dgm:spPr/>
    </dgm:pt>
    <dgm:pt modelId="{4C92907B-C9A3-4D6A-9278-6C556DFDE7B1}" type="pres">
      <dgm:prSet presAssocID="{AB7BB86C-D0A4-4C90-A875-35FAD394644D}" presName="connTx" presStyleLbl="parChTrans1D3" presStyleIdx="1" presStyleCnt="2"/>
      <dgm:spPr/>
    </dgm:pt>
    <dgm:pt modelId="{D46456CC-9E68-4C33-A273-9D5CC6B419E2}" type="pres">
      <dgm:prSet presAssocID="{D36D9462-1777-445A-A625-4DECBB9594BD}" presName="root2" presStyleCnt="0"/>
      <dgm:spPr/>
    </dgm:pt>
    <dgm:pt modelId="{3A6ACEDD-ADD2-4110-A742-4032DCF3FE98}" type="pres">
      <dgm:prSet presAssocID="{D36D9462-1777-445A-A625-4DECBB9594BD}" presName="LevelTwoTextNode" presStyleLbl="node3" presStyleIdx="1" presStyleCnt="2" custLinFactNeighborX="1110" custLinFactNeighborY="56788">
        <dgm:presLayoutVars>
          <dgm:chPref val="3"/>
        </dgm:presLayoutVars>
      </dgm:prSet>
      <dgm:spPr/>
    </dgm:pt>
    <dgm:pt modelId="{08DB6C13-085A-404A-893C-1454480958E3}" type="pres">
      <dgm:prSet presAssocID="{D36D9462-1777-445A-A625-4DECBB9594BD}" presName="level3hierChild" presStyleCnt="0"/>
      <dgm:spPr/>
    </dgm:pt>
  </dgm:ptLst>
  <dgm:cxnLst>
    <dgm:cxn modelId="{C32C7104-DE7D-4116-AD0E-1A4871E06E09}" type="presOf" srcId="{BF5552E8-94EB-4CBC-AF22-E8A59FA7B6D4}" destId="{0978603B-F898-4216-90E3-F73F4BA01BAA}" srcOrd="0" destOrd="0" presId="urn:microsoft.com/office/officeart/2005/8/layout/hierarchy2"/>
    <dgm:cxn modelId="{CDC65105-B88C-4CA5-9049-A42B10669616}" type="presOf" srcId="{7F101A6A-ED1E-4822-A390-73BFAEA28A56}" destId="{9F41981F-912D-4B63-88A1-5D37087B198F}" srcOrd="0" destOrd="0" presId="urn:microsoft.com/office/officeart/2005/8/layout/hierarchy2"/>
    <dgm:cxn modelId="{F64EBD0D-A5A0-438A-A943-7B4DB3F5E4CD}" type="presOf" srcId="{A783B269-CB2C-4517-9DC5-7FBA8842EB3B}" destId="{6944758F-4A8D-4306-961D-F41FFE226E04}" srcOrd="0" destOrd="0" presId="urn:microsoft.com/office/officeart/2005/8/layout/hierarchy2"/>
    <dgm:cxn modelId="{25A33C1B-C8FD-4633-AAD3-B2DF29CC36B6}" type="presOf" srcId="{FE1A898B-18B0-482C-A97D-C61651AD2DD2}" destId="{0BCF1C36-D55E-4F87-AA04-E2CE71322191}" srcOrd="0" destOrd="0" presId="urn:microsoft.com/office/officeart/2005/8/layout/hierarchy2"/>
    <dgm:cxn modelId="{B61F551C-E8BE-418E-89EB-373EB7316E6C}" type="presOf" srcId="{A783B269-CB2C-4517-9DC5-7FBA8842EB3B}" destId="{41CF3BD5-8ABB-407E-A78C-9E5A1C8B90E3}" srcOrd="1" destOrd="0" presId="urn:microsoft.com/office/officeart/2005/8/layout/hierarchy2"/>
    <dgm:cxn modelId="{BE99FE21-D1F0-46F2-A4EC-5AA7EBB94F54}" type="presOf" srcId="{D3C9B217-7D5B-4594-BCA6-5F594BD622FE}" destId="{1E8910D1-BC89-494B-81BA-27CDEB8010F5}" srcOrd="1" destOrd="0" presId="urn:microsoft.com/office/officeart/2005/8/layout/hierarchy2"/>
    <dgm:cxn modelId="{465A7846-962A-4862-AF5F-E49FE7B365CD}" srcId="{1947B1C3-2B04-4C70-8951-B5E2D4B83F6D}" destId="{D36D9462-1777-445A-A625-4DECBB9594BD}" srcOrd="0" destOrd="0" parTransId="{AB7BB86C-D0A4-4C90-A875-35FAD394644D}" sibTransId="{2008FE34-0C51-4ECA-BE9F-475B7027D10C}"/>
    <dgm:cxn modelId="{C5A4AC6A-2EFB-4B33-9D9C-82036CFA008C}" type="presOf" srcId="{AB7BB86C-D0A4-4C90-A875-35FAD394644D}" destId="{EDB02C2B-C233-44DF-810C-947B1FBAE457}" srcOrd="0" destOrd="0" presId="urn:microsoft.com/office/officeart/2005/8/layout/hierarchy2"/>
    <dgm:cxn modelId="{978A496E-210C-4B89-983C-C8D8FC9BD3CD}" type="presOf" srcId="{AB7BB86C-D0A4-4C90-A875-35FAD394644D}" destId="{4C92907B-C9A3-4D6A-9278-6C556DFDE7B1}" srcOrd="1" destOrd="0" presId="urn:microsoft.com/office/officeart/2005/8/layout/hierarchy2"/>
    <dgm:cxn modelId="{CB5E107A-928F-4C59-B6C6-6B83F964AE5B}" srcId="{FE1A898B-18B0-482C-A97D-C61651AD2DD2}" destId="{1947B1C3-2B04-4C70-8951-B5E2D4B83F6D}" srcOrd="1" destOrd="0" parTransId="{A783B269-CB2C-4517-9DC5-7FBA8842EB3B}" sibTransId="{4C944F8A-0C95-4124-843E-1FF00389C170}"/>
    <dgm:cxn modelId="{10720B82-EFB4-438A-BE3D-BA5B8BE12283}" srcId="{BF5552E8-94EB-4CBC-AF22-E8A59FA7B6D4}" destId="{7F101A6A-ED1E-4822-A390-73BFAEA28A56}" srcOrd="0" destOrd="0" parTransId="{D3C9B217-7D5B-4594-BCA6-5F594BD622FE}" sibTransId="{DF100DE4-D307-45F8-B236-F02DD77E0AB9}"/>
    <dgm:cxn modelId="{EC61749E-1A03-4FB1-B534-551AB668A546}" srcId="{FE1A898B-18B0-482C-A97D-C61651AD2DD2}" destId="{BF5552E8-94EB-4CBC-AF22-E8A59FA7B6D4}" srcOrd="0" destOrd="0" parTransId="{0669B23E-3B16-409D-8F02-3A9473D99BDC}" sibTransId="{FFE5C573-EE77-44FB-AFFD-3004B930D07F}"/>
    <dgm:cxn modelId="{92890DA3-1745-49B5-81E5-471B613030D9}" type="presOf" srcId="{0669B23E-3B16-409D-8F02-3A9473D99BDC}" destId="{5EEC3568-F332-464F-B091-FD91369FF67D}" srcOrd="1" destOrd="0" presId="urn:microsoft.com/office/officeart/2005/8/layout/hierarchy2"/>
    <dgm:cxn modelId="{6639CDC2-B446-4861-8708-7528BED1D917}" type="presOf" srcId="{D36D9462-1777-445A-A625-4DECBB9594BD}" destId="{3A6ACEDD-ADD2-4110-A742-4032DCF3FE98}" srcOrd="0" destOrd="0" presId="urn:microsoft.com/office/officeart/2005/8/layout/hierarchy2"/>
    <dgm:cxn modelId="{3D63FEC3-1B08-4B1E-BE6C-1B5A2EDFCA94}" type="presOf" srcId="{D3C9B217-7D5B-4594-BCA6-5F594BD622FE}" destId="{7C429D8A-93AD-4E17-AD22-2CD94A4CCC78}" srcOrd="0" destOrd="0" presId="urn:microsoft.com/office/officeart/2005/8/layout/hierarchy2"/>
    <dgm:cxn modelId="{194249C6-822F-4415-9F44-14D4B2A2275C}" srcId="{7BBD7C36-3F71-4E8C-BD73-789C41F50930}" destId="{FE1A898B-18B0-482C-A97D-C61651AD2DD2}" srcOrd="0" destOrd="0" parTransId="{60CF9C6B-6F31-4506-B89C-6FB06CB212B4}" sibTransId="{85440648-4DDA-4F60-91E4-C3ED435B9334}"/>
    <dgm:cxn modelId="{D0700EE1-3D71-47AD-BC0B-272CCF583CAB}" type="presOf" srcId="{1947B1C3-2B04-4C70-8951-B5E2D4B83F6D}" destId="{E588AA01-C1AF-45D4-8D3D-B58B029F11E7}" srcOrd="0" destOrd="0" presId="urn:microsoft.com/office/officeart/2005/8/layout/hierarchy2"/>
    <dgm:cxn modelId="{7371F5EA-3A29-43B5-B513-3BD231DFD216}" type="presOf" srcId="{0669B23E-3B16-409D-8F02-3A9473D99BDC}" destId="{C3085F7A-0565-46C9-B442-0D7D59DF9526}" srcOrd="0" destOrd="0" presId="urn:microsoft.com/office/officeart/2005/8/layout/hierarchy2"/>
    <dgm:cxn modelId="{B45485EE-9D8F-437F-86E4-C0CBE48BAA9A}" type="presOf" srcId="{7BBD7C36-3F71-4E8C-BD73-789C41F50930}" destId="{561E2C6B-19E0-4C50-AF41-76B3DC5E9D4C}" srcOrd="0" destOrd="0" presId="urn:microsoft.com/office/officeart/2005/8/layout/hierarchy2"/>
    <dgm:cxn modelId="{A8B2246A-8234-4F42-A94A-75230CCEDD0C}" type="presParOf" srcId="{561E2C6B-19E0-4C50-AF41-76B3DC5E9D4C}" destId="{0514F705-6EB9-4B21-9A78-4910911A328E}" srcOrd="0" destOrd="0" presId="urn:microsoft.com/office/officeart/2005/8/layout/hierarchy2"/>
    <dgm:cxn modelId="{E5354766-4371-4F4E-8A6D-7C70941AD5FE}" type="presParOf" srcId="{0514F705-6EB9-4B21-9A78-4910911A328E}" destId="{0BCF1C36-D55E-4F87-AA04-E2CE71322191}" srcOrd="0" destOrd="0" presId="urn:microsoft.com/office/officeart/2005/8/layout/hierarchy2"/>
    <dgm:cxn modelId="{240A2D19-7F8F-405C-AA3E-CBCB9A3E173C}" type="presParOf" srcId="{0514F705-6EB9-4B21-9A78-4910911A328E}" destId="{40B7C770-46C0-4857-84EE-D3544775CBDA}" srcOrd="1" destOrd="0" presId="urn:microsoft.com/office/officeart/2005/8/layout/hierarchy2"/>
    <dgm:cxn modelId="{766F239B-2E21-4DE3-87AD-6B122743D3ED}" type="presParOf" srcId="{40B7C770-46C0-4857-84EE-D3544775CBDA}" destId="{C3085F7A-0565-46C9-B442-0D7D59DF9526}" srcOrd="0" destOrd="0" presId="urn:microsoft.com/office/officeart/2005/8/layout/hierarchy2"/>
    <dgm:cxn modelId="{84767E93-D665-47E6-A489-AF23259CFCFE}" type="presParOf" srcId="{C3085F7A-0565-46C9-B442-0D7D59DF9526}" destId="{5EEC3568-F332-464F-B091-FD91369FF67D}" srcOrd="0" destOrd="0" presId="urn:microsoft.com/office/officeart/2005/8/layout/hierarchy2"/>
    <dgm:cxn modelId="{FD3EADD6-B577-4FFE-B8E0-B10166DCB6D1}" type="presParOf" srcId="{40B7C770-46C0-4857-84EE-D3544775CBDA}" destId="{BC1EB0DD-67E8-4BD7-8C9A-7FFCEAE614B5}" srcOrd="1" destOrd="0" presId="urn:microsoft.com/office/officeart/2005/8/layout/hierarchy2"/>
    <dgm:cxn modelId="{A984BCEF-9734-45DE-8BF9-E65FCA5A4071}" type="presParOf" srcId="{BC1EB0DD-67E8-4BD7-8C9A-7FFCEAE614B5}" destId="{0978603B-F898-4216-90E3-F73F4BA01BAA}" srcOrd="0" destOrd="0" presId="urn:microsoft.com/office/officeart/2005/8/layout/hierarchy2"/>
    <dgm:cxn modelId="{658C1207-A1F9-489C-9B98-C0DF70EE6902}" type="presParOf" srcId="{BC1EB0DD-67E8-4BD7-8C9A-7FFCEAE614B5}" destId="{1498A7F3-5D32-4C6B-A59E-71FD520B7F16}" srcOrd="1" destOrd="0" presId="urn:microsoft.com/office/officeart/2005/8/layout/hierarchy2"/>
    <dgm:cxn modelId="{F8E9C674-1975-40EC-B386-FDC1B6B769F1}" type="presParOf" srcId="{1498A7F3-5D32-4C6B-A59E-71FD520B7F16}" destId="{7C429D8A-93AD-4E17-AD22-2CD94A4CCC78}" srcOrd="0" destOrd="0" presId="urn:microsoft.com/office/officeart/2005/8/layout/hierarchy2"/>
    <dgm:cxn modelId="{FED6814E-B178-4C3B-9723-C4A484A2A823}" type="presParOf" srcId="{7C429D8A-93AD-4E17-AD22-2CD94A4CCC78}" destId="{1E8910D1-BC89-494B-81BA-27CDEB8010F5}" srcOrd="0" destOrd="0" presId="urn:microsoft.com/office/officeart/2005/8/layout/hierarchy2"/>
    <dgm:cxn modelId="{BC92AF2F-1FF3-41EB-A075-46DBAF054C22}" type="presParOf" srcId="{1498A7F3-5D32-4C6B-A59E-71FD520B7F16}" destId="{C577B9CE-FB32-4ED3-8B93-B9A0980020DF}" srcOrd="1" destOrd="0" presId="urn:microsoft.com/office/officeart/2005/8/layout/hierarchy2"/>
    <dgm:cxn modelId="{9DE3B681-AE81-4F47-94AC-BCB3922F285C}" type="presParOf" srcId="{C577B9CE-FB32-4ED3-8B93-B9A0980020DF}" destId="{9F41981F-912D-4B63-88A1-5D37087B198F}" srcOrd="0" destOrd="0" presId="urn:microsoft.com/office/officeart/2005/8/layout/hierarchy2"/>
    <dgm:cxn modelId="{568EB390-DFF4-4FB7-9F98-2FE56845D72B}" type="presParOf" srcId="{C577B9CE-FB32-4ED3-8B93-B9A0980020DF}" destId="{D769A6DF-24C0-4427-A7DB-10F327F9BF76}" srcOrd="1" destOrd="0" presId="urn:microsoft.com/office/officeart/2005/8/layout/hierarchy2"/>
    <dgm:cxn modelId="{656DC0C0-4F2D-4149-9D2B-097EBD913323}" type="presParOf" srcId="{40B7C770-46C0-4857-84EE-D3544775CBDA}" destId="{6944758F-4A8D-4306-961D-F41FFE226E04}" srcOrd="2" destOrd="0" presId="urn:microsoft.com/office/officeart/2005/8/layout/hierarchy2"/>
    <dgm:cxn modelId="{506C8D10-9389-4A68-B65D-7AB1C5FC3E1C}" type="presParOf" srcId="{6944758F-4A8D-4306-961D-F41FFE226E04}" destId="{41CF3BD5-8ABB-407E-A78C-9E5A1C8B90E3}" srcOrd="0" destOrd="0" presId="urn:microsoft.com/office/officeart/2005/8/layout/hierarchy2"/>
    <dgm:cxn modelId="{A02CCED3-6A0D-4023-8A21-2E27AE631701}" type="presParOf" srcId="{40B7C770-46C0-4857-84EE-D3544775CBDA}" destId="{DFB88508-27DB-4258-A304-1B6BB227BFA5}" srcOrd="3" destOrd="0" presId="urn:microsoft.com/office/officeart/2005/8/layout/hierarchy2"/>
    <dgm:cxn modelId="{2FBBD821-47CA-4E19-A3CC-E03EB998B031}" type="presParOf" srcId="{DFB88508-27DB-4258-A304-1B6BB227BFA5}" destId="{E588AA01-C1AF-45D4-8D3D-B58B029F11E7}" srcOrd="0" destOrd="0" presId="urn:microsoft.com/office/officeart/2005/8/layout/hierarchy2"/>
    <dgm:cxn modelId="{B8A19260-5276-4A19-9A0B-F63F1B454C8B}" type="presParOf" srcId="{DFB88508-27DB-4258-A304-1B6BB227BFA5}" destId="{089F09A5-AC70-4EA9-A5A5-6935EC5FE2F0}" srcOrd="1" destOrd="0" presId="urn:microsoft.com/office/officeart/2005/8/layout/hierarchy2"/>
    <dgm:cxn modelId="{7C560C96-8FB2-41F8-90F1-E98E6329AAA4}" type="presParOf" srcId="{089F09A5-AC70-4EA9-A5A5-6935EC5FE2F0}" destId="{EDB02C2B-C233-44DF-810C-947B1FBAE457}" srcOrd="0" destOrd="0" presId="urn:microsoft.com/office/officeart/2005/8/layout/hierarchy2"/>
    <dgm:cxn modelId="{DD7941C3-7E31-4659-B362-AF1E27A1ADAA}" type="presParOf" srcId="{EDB02C2B-C233-44DF-810C-947B1FBAE457}" destId="{4C92907B-C9A3-4D6A-9278-6C556DFDE7B1}" srcOrd="0" destOrd="0" presId="urn:microsoft.com/office/officeart/2005/8/layout/hierarchy2"/>
    <dgm:cxn modelId="{939AB510-62EE-490E-8244-DE4132588E66}" type="presParOf" srcId="{089F09A5-AC70-4EA9-A5A5-6935EC5FE2F0}" destId="{D46456CC-9E68-4C33-A273-9D5CC6B419E2}" srcOrd="1" destOrd="0" presId="urn:microsoft.com/office/officeart/2005/8/layout/hierarchy2"/>
    <dgm:cxn modelId="{77D672D6-CB7B-44EA-B52B-B7BD282CD707}" type="presParOf" srcId="{D46456CC-9E68-4C33-A273-9D5CC6B419E2}" destId="{3A6ACEDD-ADD2-4110-A742-4032DCF3FE98}" srcOrd="0" destOrd="0" presId="urn:microsoft.com/office/officeart/2005/8/layout/hierarchy2"/>
    <dgm:cxn modelId="{EEDA6B3E-79C1-4E60-A28A-1ED6275DFDFF}" type="presParOf" srcId="{D46456CC-9E68-4C33-A273-9D5CC6B419E2}" destId="{08DB6C13-085A-404A-893C-1454480958E3}" srcOrd="1" destOrd="0" presId="urn:microsoft.com/office/officeart/2005/8/layout/hierarchy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E4716C0-07E1-40F5-A545-961941B0D30D}" type="doc">
      <dgm:prSet loTypeId="urn:microsoft.com/office/officeart/2005/8/layout/process1" loCatId="process" qsTypeId="urn:microsoft.com/office/officeart/2005/8/quickstyle/simple1" qsCatId="simple" csTypeId="urn:microsoft.com/office/officeart/2005/8/colors/accent1_2" csCatId="accent1" phldr="1"/>
      <dgm:spPr/>
    </dgm:pt>
    <dgm:pt modelId="{9CFEBA78-4E54-4BB5-B5F3-CDB64936FD23}">
      <dgm:prSet phldrT="[文本]"/>
      <dgm:spPr/>
      <dgm:t>
        <a:bodyPr/>
        <a:lstStyle/>
        <a:p>
          <a:r>
            <a:rPr lang="zh-CN" altLang="en-US"/>
            <a:t>定义价格、第一天苹果数、天数、后一天苹果数这一系列变量</a:t>
          </a:r>
        </a:p>
      </dgm:t>
    </dgm:pt>
    <dgm:pt modelId="{24DA8509-DCF9-4AA6-A02B-BD9495C6FFE2}" type="parTrans" cxnId="{8DCDCDB4-A26F-48E4-8319-12D93612C77F}">
      <dgm:prSet/>
      <dgm:spPr/>
      <dgm:t>
        <a:bodyPr/>
        <a:lstStyle/>
        <a:p>
          <a:endParaRPr lang="zh-CN" altLang="en-US"/>
        </a:p>
      </dgm:t>
    </dgm:pt>
    <dgm:pt modelId="{1EE216FF-EDD4-4ED6-AF96-213B070F4991}" type="sibTrans" cxnId="{8DCDCDB4-A26F-48E4-8319-12D93612C77F}">
      <dgm:prSet/>
      <dgm:spPr/>
      <dgm:t>
        <a:bodyPr/>
        <a:lstStyle/>
        <a:p>
          <a:endParaRPr lang="zh-CN" altLang="en-US"/>
        </a:p>
      </dgm:t>
    </dgm:pt>
    <dgm:pt modelId="{03C29553-9535-4055-9EAB-A03B7AA6AEE0}">
      <dgm:prSet phldrT="[文本]"/>
      <dgm:spPr/>
      <dgm:t>
        <a:bodyPr/>
        <a:lstStyle/>
        <a:p>
          <a:r>
            <a:rPr lang="zh-CN" altLang="en-US"/>
            <a:t>用</a:t>
          </a:r>
          <a:r>
            <a:rPr lang="en-US" altLang="zh-CN"/>
            <a:t>while</a:t>
          </a:r>
          <a:r>
            <a:rPr lang="zh-CN" altLang="en-US"/>
            <a:t>循环结构求天数，在循环中用</a:t>
          </a:r>
          <a:r>
            <a:rPr lang="en-US" altLang="zh-CN"/>
            <a:t>+=</a:t>
          </a:r>
          <a:r>
            <a:rPr lang="zh-CN" altLang="en-US"/>
            <a:t>求苹果总个数和总价钱</a:t>
          </a:r>
        </a:p>
      </dgm:t>
    </dgm:pt>
    <dgm:pt modelId="{F6964613-4E72-4650-9764-A79FDA972075}" type="parTrans" cxnId="{C6F412A6-824F-49D3-8C43-B16E50E1151C}">
      <dgm:prSet/>
      <dgm:spPr/>
      <dgm:t>
        <a:bodyPr/>
        <a:lstStyle/>
        <a:p>
          <a:endParaRPr lang="zh-CN" altLang="en-US"/>
        </a:p>
      </dgm:t>
    </dgm:pt>
    <dgm:pt modelId="{6E689407-93B1-4DCE-8FFB-89F6C54373A4}" type="sibTrans" cxnId="{C6F412A6-824F-49D3-8C43-B16E50E1151C}">
      <dgm:prSet/>
      <dgm:spPr/>
      <dgm:t>
        <a:bodyPr/>
        <a:lstStyle/>
        <a:p>
          <a:endParaRPr lang="zh-CN" altLang="en-US"/>
        </a:p>
      </dgm:t>
    </dgm:pt>
    <dgm:pt modelId="{80B2EF4D-34A3-4E55-89FA-29A60ABDC58A}">
      <dgm:prSet phldrT="[文本]"/>
      <dgm:spPr/>
      <dgm:t>
        <a:bodyPr/>
        <a:lstStyle/>
        <a:p>
          <a:r>
            <a:rPr lang="zh-CN" altLang="en-US"/>
            <a:t>总价钱</a:t>
          </a:r>
          <a:r>
            <a:rPr lang="en-US" altLang="zh-CN"/>
            <a:t>/</a:t>
          </a:r>
          <a:r>
            <a:rPr lang="zh-CN" altLang="en-US"/>
            <a:t>总天数 并输出</a:t>
          </a:r>
        </a:p>
      </dgm:t>
    </dgm:pt>
    <dgm:pt modelId="{9E0DB564-AFA2-4F2D-BEA7-58A78783DF92}" type="parTrans" cxnId="{671E36A2-3549-4424-9F1A-911C6D1B4647}">
      <dgm:prSet/>
      <dgm:spPr/>
      <dgm:t>
        <a:bodyPr/>
        <a:lstStyle/>
        <a:p>
          <a:endParaRPr lang="zh-CN" altLang="en-US"/>
        </a:p>
      </dgm:t>
    </dgm:pt>
    <dgm:pt modelId="{35ABEA0F-9BD1-4E17-A247-CCE49F276404}" type="sibTrans" cxnId="{671E36A2-3549-4424-9F1A-911C6D1B4647}">
      <dgm:prSet/>
      <dgm:spPr/>
      <dgm:t>
        <a:bodyPr/>
        <a:lstStyle/>
        <a:p>
          <a:endParaRPr lang="zh-CN" altLang="en-US"/>
        </a:p>
      </dgm:t>
    </dgm:pt>
    <dgm:pt modelId="{5FB23613-8BD3-4A30-80C8-D688AAC723B5}" type="pres">
      <dgm:prSet presAssocID="{4E4716C0-07E1-40F5-A545-961941B0D30D}" presName="Name0" presStyleCnt="0">
        <dgm:presLayoutVars>
          <dgm:dir/>
          <dgm:resizeHandles val="exact"/>
        </dgm:presLayoutVars>
      </dgm:prSet>
      <dgm:spPr/>
    </dgm:pt>
    <dgm:pt modelId="{252777E0-0645-4FFB-ACF8-0DB7BF67F178}" type="pres">
      <dgm:prSet presAssocID="{9CFEBA78-4E54-4BB5-B5F3-CDB64936FD23}" presName="node" presStyleLbl="node1" presStyleIdx="0" presStyleCnt="3">
        <dgm:presLayoutVars>
          <dgm:bulletEnabled val="1"/>
        </dgm:presLayoutVars>
      </dgm:prSet>
      <dgm:spPr/>
    </dgm:pt>
    <dgm:pt modelId="{E1FF9307-BD24-4303-9CB7-2401D7FE7CD5}" type="pres">
      <dgm:prSet presAssocID="{1EE216FF-EDD4-4ED6-AF96-213B070F4991}" presName="sibTrans" presStyleLbl="sibTrans2D1" presStyleIdx="0" presStyleCnt="2"/>
      <dgm:spPr/>
    </dgm:pt>
    <dgm:pt modelId="{7A08C490-B7B7-4E65-9AFA-1129C4151526}" type="pres">
      <dgm:prSet presAssocID="{1EE216FF-EDD4-4ED6-AF96-213B070F4991}" presName="connectorText" presStyleLbl="sibTrans2D1" presStyleIdx="0" presStyleCnt="2"/>
      <dgm:spPr/>
    </dgm:pt>
    <dgm:pt modelId="{000AA89D-0000-4B97-9121-67306ECA8C4D}" type="pres">
      <dgm:prSet presAssocID="{03C29553-9535-4055-9EAB-A03B7AA6AEE0}" presName="node" presStyleLbl="node1" presStyleIdx="1" presStyleCnt="3">
        <dgm:presLayoutVars>
          <dgm:bulletEnabled val="1"/>
        </dgm:presLayoutVars>
      </dgm:prSet>
      <dgm:spPr/>
    </dgm:pt>
    <dgm:pt modelId="{724C371A-67AA-4341-A9D1-30EA2849CA94}" type="pres">
      <dgm:prSet presAssocID="{6E689407-93B1-4DCE-8FFB-89F6C54373A4}" presName="sibTrans" presStyleLbl="sibTrans2D1" presStyleIdx="1" presStyleCnt="2"/>
      <dgm:spPr/>
    </dgm:pt>
    <dgm:pt modelId="{B206B5CE-B1B8-427B-9139-02194C0BB335}" type="pres">
      <dgm:prSet presAssocID="{6E689407-93B1-4DCE-8FFB-89F6C54373A4}" presName="connectorText" presStyleLbl="sibTrans2D1" presStyleIdx="1" presStyleCnt="2"/>
      <dgm:spPr/>
    </dgm:pt>
    <dgm:pt modelId="{75E4B36B-B0CB-411F-8BC5-41613EE4814D}" type="pres">
      <dgm:prSet presAssocID="{80B2EF4D-34A3-4E55-89FA-29A60ABDC58A}" presName="node" presStyleLbl="node1" presStyleIdx="2" presStyleCnt="3">
        <dgm:presLayoutVars>
          <dgm:bulletEnabled val="1"/>
        </dgm:presLayoutVars>
      </dgm:prSet>
      <dgm:spPr/>
    </dgm:pt>
  </dgm:ptLst>
  <dgm:cxnLst>
    <dgm:cxn modelId="{F41FE00A-6A02-4F7B-AF84-5A5C1739485A}" type="presOf" srcId="{1EE216FF-EDD4-4ED6-AF96-213B070F4991}" destId="{E1FF9307-BD24-4303-9CB7-2401D7FE7CD5}" srcOrd="0" destOrd="0" presId="urn:microsoft.com/office/officeart/2005/8/layout/process1"/>
    <dgm:cxn modelId="{A723B637-36C4-4C30-8626-A8A6FC420D10}" type="presOf" srcId="{6E689407-93B1-4DCE-8FFB-89F6C54373A4}" destId="{B206B5CE-B1B8-427B-9139-02194C0BB335}" srcOrd="1" destOrd="0" presId="urn:microsoft.com/office/officeart/2005/8/layout/process1"/>
    <dgm:cxn modelId="{A334A65B-30BD-4412-8CAC-393139C7CEDE}" type="presOf" srcId="{80B2EF4D-34A3-4E55-89FA-29A60ABDC58A}" destId="{75E4B36B-B0CB-411F-8BC5-41613EE4814D}" srcOrd="0" destOrd="0" presId="urn:microsoft.com/office/officeart/2005/8/layout/process1"/>
    <dgm:cxn modelId="{3E37BA43-7901-4088-9655-904039CDA13E}" type="presOf" srcId="{6E689407-93B1-4DCE-8FFB-89F6C54373A4}" destId="{724C371A-67AA-4341-A9D1-30EA2849CA94}" srcOrd="0" destOrd="0" presId="urn:microsoft.com/office/officeart/2005/8/layout/process1"/>
    <dgm:cxn modelId="{C3B2AA48-11D6-4C0C-A3CF-223B4ABB176B}" type="presOf" srcId="{9CFEBA78-4E54-4BB5-B5F3-CDB64936FD23}" destId="{252777E0-0645-4FFB-ACF8-0DB7BF67F178}" srcOrd="0" destOrd="0" presId="urn:microsoft.com/office/officeart/2005/8/layout/process1"/>
    <dgm:cxn modelId="{7E20E151-A604-456F-9A8F-A2F4A4D6B1F6}" type="presOf" srcId="{1EE216FF-EDD4-4ED6-AF96-213B070F4991}" destId="{7A08C490-B7B7-4E65-9AFA-1129C4151526}" srcOrd="1" destOrd="0" presId="urn:microsoft.com/office/officeart/2005/8/layout/process1"/>
    <dgm:cxn modelId="{41F9119F-4D84-47E0-AF16-309B0D28DC95}" type="presOf" srcId="{03C29553-9535-4055-9EAB-A03B7AA6AEE0}" destId="{000AA89D-0000-4B97-9121-67306ECA8C4D}" srcOrd="0" destOrd="0" presId="urn:microsoft.com/office/officeart/2005/8/layout/process1"/>
    <dgm:cxn modelId="{671E36A2-3549-4424-9F1A-911C6D1B4647}" srcId="{4E4716C0-07E1-40F5-A545-961941B0D30D}" destId="{80B2EF4D-34A3-4E55-89FA-29A60ABDC58A}" srcOrd="2" destOrd="0" parTransId="{9E0DB564-AFA2-4F2D-BEA7-58A78783DF92}" sibTransId="{35ABEA0F-9BD1-4E17-A247-CCE49F276404}"/>
    <dgm:cxn modelId="{C6F412A6-824F-49D3-8C43-B16E50E1151C}" srcId="{4E4716C0-07E1-40F5-A545-961941B0D30D}" destId="{03C29553-9535-4055-9EAB-A03B7AA6AEE0}" srcOrd="1" destOrd="0" parTransId="{F6964613-4E72-4650-9764-A79FDA972075}" sibTransId="{6E689407-93B1-4DCE-8FFB-89F6C54373A4}"/>
    <dgm:cxn modelId="{8DCDCDB4-A26F-48E4-8319-12D93612C77F}" srcId="{4E4716C0-07E1-40F5-A545-961941B0D30D}" destId="{9CFEBA78-4E54-4BB5-B5F3-CDB64936FD23}" srcOrd="0" destOrd="0" parTransId="{24DA8509-DCF9-4AA6-A02B-BD9495C6FFE2}" sibTransId="{1EE216FF-EDD4-4ED6-AF96-213B070F4991}"/>
    <dgm:cxn modelId="{8010FFB8-4303-48F6-8767-9338A44E8463}" type="presOf" srcId="{4E4716C0-07E1-40F5-A545-961941B0D30D}" destId="{5FB23613-8BD3-4A30-80C8-D688AAC723B5}" srcOrd="0" destOrd="0" presId="urn:microsoft.com/office/officeart/2005/8/layout/process1"/>
    <dgm:cxn modelId="{919EC72E-DEA7-40E9-9900-641A194FAC73}" type="presParOf" srcId="{5FB23613-8BD3-4A30-80C8-D688AAC723B5}" destId="{252777E0-0645-4FFB-ACF8-0DB7BF67F178}" srcOrd="0" destOrd="0" presId="urn:microsoft.com/office/officeart/2005/8/layout/process1"/>
    <dgm:cxn modelId="{9173F557-E24A-492C-94B8-4638200B4447}" type="presParOf" srcId="{5FB23613-8BD3-4A30-80C8-D688AAC723B5}" destId="{E1FF9307-BD24-4303-9CB7-2401D7FE7CD5}" srcOrd="1" destOrd="0" presId="urn:microsoft.com/office/officeart/2005/8/layout/process1"/>
    <dgm:cxn modelId="{6FD112BA-250F-4D22-8130-A7A9F80189A8}" type="presParOf" srcId="{E1FF9307-BD24-4303-9CB7-2401D7FE7CD5}" destId="{7A08C490-B7B7-4E65-9AFA-1129C4151526}" srcOrd="0" destOrd="0" presId="urn:microsoft.com/office/officeart/2005/8/layout/process1"/>
    <dgm:cxn modelId="{056615EA-B497-4CFF-9217-804A845FDEA0}" type="presParOf" srcId="{5FB23613-8BD3-4A30-80C8-D688AAC723B5}" destId="{000AA89D-0000-4B97-9121-67306ECA8C4D}" srcOrd="2" destOrd="0" presId="urn:microsoft.com/office/officeart/2005/8/layout/process1"/>
    <dgm:cxn modelId="{E1D7B2F5-05C6-4C57-8C49-81A43BD87C70}" type="presParOf" srcId="{5FB23613-8BD3-4A30-80C8-D688AAC723B5}" destId="{724C371A-67AA-4341-A9D1-30EA2849CA94}" srcOrd="3" destOrd="0" presId="urn:microsoft.com/office/officeart/2005/8/layout/process1"/>
    <dgm:cxn modelId="{D8D183C5-D44A-4196-BC9A-68B6EA198EF2}" type="presParOf" srcId="{724C371A-67AA-4341-A9D1-30EA2849CA94}" destId="{B206B5CE-B1B8-427B-9139-02194C0BB335}" srcOrd="0" destOrd="0" presId="urn:microsoft.com/office/officeart/2005/8/layout/process1"/>
    <dgm:cxn modelId="{193CDCC0-3F0A-4293-8D3E-F39300E08CDB}" type="presParOf" srcId="{5FB23613-8BD3-4A30-80C8-D688AAC723B5}" destId="{75E4B36B-B0CB-411F-8BC5-41613EE4814D}" srcOrd="4"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DC4DCD-1592-4342-ACCC-4DA62DB70E69}">
      <dsp:nvSpPr>
        <dsp:cNvPr id="0" name=""/>
        <dsp:cNvSpPr/>
      </dsp:nvSpPr>
      <dsp:spPr>
        <a:xfrm>
          <a:off x="3192" y="1544"/>
          <a:ext cx="954161" cy="733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定义字符并给字符赋值</a:t>
          </a:r>
        </a:p>
      </dsp:txBody>
      <dsp:txXfrm>
        <a:off x="24676" y="23028"/>
        <a:ext cx="911193" cy="690543"/>
      </dsp:txXfrm>
    </dsp:sp>
    <dsp:sp modelId="{D61707E5-1BA0-4672-8AE9-F9DF74E142DB}">
      <dsp:nvSpPr>
        <dsp:cNvPr id="0" name=""/>
        <dsp:cNvSpPr/>
      </dsp:nvSpPr>
      <dsp:spPr>
        <a:xfrm>
          <a:off x="1052770" y="249983"/>
          <a:ext cx="202282" cy="2366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1052770" y="297309"/>
        <a:ext cx="141597" cy="141980"/>
      </dsp:txXfrm>
    </dsp:sp>
    <dsp:sp modelId="{89624A15-068D-402E-B963-88279654D94A}">
      <dsp:nvSpPr>
        <dsp:cNvPr id="0" name=""/>
        <dsp:cNvSpPr/>
      </dsp:nvSpPr>
      <dsp:spPr>
        <a:xfrm>
          <a:off x="1339019" y="1544"/>
          <a:ext cx="954161" cy="733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用</a:t>
          </a:r>
          <a:r>
            <a:rPr lang="en-US" altLang="zh-CN" sz="1000" kern="1200"/>
            <a:t>ASC</a:t>
          </a:r>
          <a:r>
            <a:rPr lang="zh-CN" altLang="en-US" sz="1000" kern="1200"/>
            <a:t>码进行加减计算</a:t>
          </a:r>
        </a:p>
      </dsp:txBody>
      <dsp:txXfrm>
        <a:off x="1360503" y="23028"/>
        <a:ext cx="911193" cy="690543"/>
      </dsp:txXfrm>
    </dsp:sp>
    <dsp:sp modelId="{2A826A86-21A5-4EFF-AD6E-E88D3388F4A3}">
      <dsp:nvSpPr>
        <dsp:cNvPr id="0" name=""/>
        <dsp:cNvSpPr/>
      </dsp:nvSpPr>
      <dsp:spPr>
        <a:xfrm>
          <a:off x="2388597" y="249983"/>
          <a:ext cx="202282" cy="2366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2388597" y="297309"/>
        <a:ext cx="141597" cy="141980"/>
      </dsp:txXfrm>
    </dsp:sp>
    <dsp:sp modelId="{B4AF73A8-868E-4178-B3EA-B94545039BC6}">
      <dsp:nvSpPr>
        <dsp:cNvPr id="0" name=""/>
        <dsp:cNvSpPr/>
      </dsp:nvSpPr>
      <dsp:spPr>
        <a:xfrm>
          <a:off x="2674845" y="1544"/>
          <a:ext cx="954161" cy="7335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直接输出转化后字母或用</a:t>
          </a:r>
          <a:r>
            <a:rPr lang="en-US" altLang="zh-CN" sz="1000" kern="1200"/>
            <a:t>static-cast</a:t>
          </a:r>
          <a:r>
            <a:rPr lang="zh-CN" altLang="en-US" sz="1000" kern="1200"/>
            <a:t>输出</a:t>
          </a:r>
          <a:r>
            <a:rPr lang="en-US" altLang="zh-CN" sz="1000" kern="1200"/>
            <a:t>ASC</a:t>
          </a:r>
          <a:r>
            <a:rPr lang="zh-CN" altLang="en-US" sz="1000" kern="1200"/>
            <a:t>码</a:t>
          </a:r>
        </a:p>
      </dsp:txBody>
      <dsp:txXfrm>
        <a:off x="2696329" y="23028"/>
        <a:ext cx="911193" cy="6905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A7951B-95D4-4C47-9BC6-8136EDCCEBA7}">
      <dsp:nvSpPr>
        <dsp:cNvPr id="0" name=""/>
        <dsp:cNvSpPr/>
      </dsp:nvSpPr>
      <dsp:spPr>
        <a:xfrm>
          <a:off x="1797050" y="391075"/>
          <a:ext cx="1035153" cy="163998"/>
        </a:xfrm>
        <a:custGeom>
          <a:avLst/>
          <a:gdLst/>
          <a:ahLst/>
          <a:cxnLst/>
          <a:rect l="0" t="0" r="0" b="0"/>
          <a:pathLst>
            <a:path>
              <a:moveTo>
                <a:pt x="0" y="0"/>
              </a:moveTo>
              <a:lnTo>
                <a:pt x="0" y="81999"/>
              </a:lnTo>
              <a:lnTo>
                <a:pt x="1035153" y="81999"/>
              </a:lnTo>
              <a:lnTo>
                <a:pt x="1035153" y="1639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193BB-0762-4CCA-9072-A624DBE4952F}">
      <dsp:nvSpPr>
        <dsp:cNvPr id="0" name=""/>
        <dsp:cNvSpPr/>
      </dsp:nvSpPr>
      <dsp:spPr>
        <a:xfrm>
          <a:off x="1736082" y="391075"/>
          <a:ext cx="91440" cy="163998"/>
        </a:xfrm>
        <a:custGeom>
          <a:avLst/>
          <a:gdLst/>
          <a:ahLst/>
          <a:cxnLst/>
          <a:rect l="0" t="0" r="0" b="0"/>
          <a:pathLst>
            <a:path>
              <a:moveTo>
                <a:pt x="60967" y="0"/>
              </a:moveTo>
              <a:lnTo>
                <a:pt x="60967" y="81999"/>
              </a:lnTo>
              <a:lnTo>
                <a:pt x="45720" y="81999"/>
              </a:lnTo>
              <a:lnTo>
                <a:pt x="45720" y="1639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375C9-BCA1-4689-A7F8-BCF18CEBDEA5}">
      <dsp:nvSpPr>
        <dsp:cNvPr id="0" name=""/>
        <dsp:cNvSpPr/>
      </dsp:nvSpPr>
      <dsp:spPr>
        <a:xfrm>
          <a:off x="746648" y="391075"/>
          <a:ext cx="1050401" cy="163998"/>
        </a:xfrm>
        <a:custGeom>
          <a:avLst/>
          <a:gdLst/>
          <a:ahLst/>
          <a:cxnLst/>
          <a:rect l="0" t="0" r="0" b="0"/>
          <a:pathLst>
            <a:path>
              <a:moveTo>
                <a:pt x="1050401" y="0"/>
              </a:moveTo>
              <a:lnTo>
                <a:pt x="1050401" y="81999"/>
              </a:lnTo>
              <a:lnTo>
                <a:pt x="0" y="81999"/>
              </a:lnTo>
              <a:lnTo>
                <a:pt x="0" y="1639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001CC0-6293-425A-8571-0050BB05B9C6}">
      <dsp:nvSpPr>
        <dsp:cNvPr id="0" name=""/>
        <dsp:cNvSpPr/>
      </dsp:nvSpPr>
      <dsp:spPr>
        <a:xfrm>
          <a:off x="1406577" y="603"/>
          <a:ext cx="780944" cy="3904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定义三边</a:t>
          </a:r>
        </a:p>
      </dsp:txBody>
      <dsp:txXfrm>
        <a:off x="1406577" y="603"/>
        <a:ext cx="780944" cy="390472"/>
      </dsp:txXfrm>
    </dsp:sp>
    <dsp:sp modelId="{60305965-C8D1-4EF7-8152-E7D08F483518}">
      <dsp:nvSpPr>
        <dsp:cNvPr id="0" name=""/>
        <dsp:cNvSpPr/>
      </dsp:nvSpPr>
      <dsp:spPr>
        <a:xfrm>
          <a:off x="265965" y="555074"/>
          <a:ext cx="961366" cy="3904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if</a:t>
          </a:r>
          <a:r>
            <a:rPr lang="zh-CN" altLang="en-US" sz="1200" kern="1200"/>
            <a:t>不是等腰</a:t>
          </a:r>
        </a:p>
      </dsp:txBody>
      <dsp:txXfrm>
        <a:off x="265965" y="555074"/>
        <a:ext cx="961366" cy="390472"/>
      </dsp:txXfrm>
    </dsp:sp>
    <dsp:sp modelId="{24A77028-4977-428F-8DA2-7CAE772A3F34}">
      <dsp:nvSpPr>
        <dsp:cNvPr id="0" name=""/>
        <dsp:cNvSpPr/>
      </dsp:nvSpPr>
      <dsp:spPr>
        <a:xfrm>
          <a:off x="1391329" y="555074"/>
          <a:ext cx="780944" cy="3904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else if</a:t>
          </a:r>
          <a:r>
            <a:rPr lang="zh-CN" altLang="en-US" sz="1200" kern="1200"/>
            <a:t>是等腰</a:t>
          </a:r>
        </a:p>
      </dsp:txBody>
      <dsp:txXfrm>
        <a:off x="1391329" y="555074"/>
        <a:ext cx="780944" cy="390472"/>
      </dsp:txXfrm>
    </dsp:sp>
    <dsp:sp modelId="{1F080166-C162-48DE-8368-AFEDE687A8FB}">
      <dsp:nvSpPr>
        <dsp:cNvPr id="0" name=""/>
        <dsp:cNvSpPr/>
      </dsp:nvSpPr>
      <dsp:spPr>
        <a:xfrm>
          <a:off x="2336272" y="555074"/>
          <a:ext cx="991862" cy="3904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else</a:t>
          </a:r>
          <a:r>
            <a:rPr lang="zh-CN" altLang="en-US" sz="1200" kern="1200"/>
            <a:t>不构成三角形</a:t>
          </a:r>
        </a:p>
      </dsp:txBody>
      <dsp:txXfrm>
        <a:off x="2336272" y="555074"/>
        <a:ext cx="991862" cy="3904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5E2C89-7085-4613-8D35-107526F364C9}">
      <dsp:nvSpPr>
        <dsp:cNvPr id="0" name=""/>
        <dsp:cNvSpPr/>
      </dsp:nvSpPr>
      <dsp:spPr>
        <a:xfrm>
          <a:off x="4635" y="0"/>
          <a:ext cx="1385536" cy="698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用字符型</a:t>
          </a:r>
          <a:r>
            <a:rPr lang="en-US" altLang="zh-CN" sz="1200" kern="1200"/>
            <a:t>char</a:t>
          </a:r>
          <a:r>
            <a:rPr lang="zh-CN" altLang="en-US" sz="1200" kern="1200"/>
            <a:t>定义加减乘除运算符</a:t>
          </a:r>
        </a:p>
      </dsp:txBody>
      <dsp:txXfrm>
        <a:off x="25093" y="20458"/>
        <a:ext cx="1344620" cy="657584"/>
      </dsp:txXfrm>
    </dsp:sp>
    <dsp:sp modelId="{9FEA6464-CF8B-450E-B974-15417EFB2FBC}">
      <dsp:nvSpPr>
        <dsp:cNvPr id="0" name=""/>
        <dsp:cNvSpPr/>
      </dsp:nvSpPr>
      <dsp:spPr>
        <a:xfrm>
          <a:off x="1498564" y="177443"/>
          <a:ext cx="229790"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498564" y="246166"/>
        <a:ext cx="160853" cy="206167"/>
      </dsp:txXfrm>
    </dsp:sp>
    <dsp:sp modelId="{B44E7CB5-20A8-43E5-A7EF-928C8623D272}">
      <dsp:nvSpPr>
        <dsp:cNvPr id="0" name=""/>
        <dsp:cNvSpPr/>
      </dsp:nvSpPr>
      <dsp:spPr>
        <a:xfrm>
          <a:off x="1823739" y="0"/>
          <a:ext cx="1385536" cy="698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用</a:t>
          </a:r>
          <a:r>
            <a:rPr lang="en-US" altLang="zh-CN" sz="1200" kern="1200"/>
            <a:t>switch case</a:t>
          </a:r>
          <a:r>
            <a:rPr lang="zh-CN" altLang="en-US" sz="1200" kern="1200"/>
            <a:t>分别写出在不同运算符下的不同表达式</a:t>
          </a:r>
        </a:p>
      </dsp:txBody>
      <dsp:txXfrm>
        <a:off x="1844197" y="20458"/>
        <a:ext cx="1344620" cy="657584"/>
      </dsp:txXfrm>
    </dsp:sp>
    <dsp:sp modelId="{BEE3B250-1BB0-4867-B72D-B2CFAC28C8C7}">
      <dsp:nvSpPr>
        <dsp:cNvPr id="0" name=""/>
        <dsp:cNvSpPr/>
      </dsp:nvSpPr>
      <dsp:spPr>
        <a:xfrm>
          <a:off x="3377991" y="177443"/>
          <a:ext cx="357676"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377991" y="246166"/>
        <a:ext cx="254592" cy="206167"/>
      </dsp:txXfrm>
    </dsp:sp>
    <dsp:sp modelId="{9EB42B0F-E306-48CB-A717-A56EC46D6BEF}">
      <dsp:nvSpPr>
        <dsp:cNvPr id="0" name=""/>
        <dsp:cNvSpPr/>
      </dsp:nvSpPr>
      <dsp:spPr>
        <a:xfrm>
          <a:off x="3884137" y="0"/>
          <a:ext cx="1385536" cy="698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考虑除和取余情况下的不合法情况</a:t>
          </a:r>
        </a:p>
      </dsp:txBody>
      <dsp:txXfrm>
        <a:off x="3904595" y="20458"/>
        <a:ext cx="1344620" cy="65758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CF1C36-D55E-4F87-AA04-E2CE71322191}">
      <dsp:nvSpPr>
        <dsp:cNvPr id="0" name=""/>
        <dsp:cNvSpPr/>
      </dsp:nvSpPr>
      <dsp:spPr>
        <a:xfrm>
          <a:off x="483552" y="326231"/>
          <a:ext cx="1133474" cy="56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if</a:t>
          </a:r>
          <a:r>
            <a:rPr lang="zh-CN" altLang="en-US" sz="1100" kern="1200"/>
            <a:t>判断给出</a:t>
          </a:r>
          <a:r>
            <a:rPr lang="en-US" altLang="zh-CN" sz="1100" kern="1200"/>
            <a:t>ab</a:t>
          </a:r>
          <a:r>
            <a:rPr lang="zh-CN" altLang="en-US" sz="1100" kern="1200"/>
            <a:t>两数大小</a:t>
          </a:r>
        </a:p>
      </dsp:txBody>
      <dsp:txXfrm>
        <a:off x="500151" y="342830"/>
        <a:ext cx="1100276" cy="533539"/>
      </dsp:txXfrm>
    </dsp:sp>
    <dsp:sp modelId="{C3085F7A-0565-46C9-B442-0D7D59DF9526}">
      <dsp:nvSpPr>
        <dsp:cNvPr id="0" name=""/>
        <dsp:cNvSpPr/>
      </dsp:nvSpPr>
      <dsp:spPr>
        <a:xfrm rot="19457599">
          <a:off x="1564546" y="404827"/>
          <a:ext cx="558351" cy="83671"/>
        </a:xfrm>
        <a:custGeom>
          <a:avLst/>
          <a:gdLst/>
          <a:ahLst/>
          <a:cxnLst/>
          <a:rect l="0" t="0" r="0" b="0"/>
          <a:pathLst>
            <a:path>
              <a:moveTo>
                <a:pt x="0" y="41835"/>
              </a:moveTo>
              <a:lnTo>
                <a:pt x="558351" y="418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29763" y="432704"/>
        <a:ext cx="27917" cy="27917"/>
      </dsp:txXfrm>
    </dsp:sp>
    <dsp:sp modelId="{0978603B-F898-4216-90E3-F73F4BA01BAA}">
      <dsp:nvSpPr>
        <dsp:cNvPr id="0" name=""/>
        <dsp:cNvSpPr/>
      </dsp:nvSpPr>
      <dsp:spPr>
        <a:xfrm>
          <a:off x="2070417" y="357"/>
          <a:ext cx="1133474" cy="56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从较大数开始进入递增循环</a:t>
          </a:r>
        </a:p>
      </dsp:txBody>
      <dsp:txXfrm>
        <a:off x="2087016" y="16956"/>
        <a:ext cx="1100276" cy="533539"/>
      </dsp:txXfrm>
    </dsp:sp>
    <dsp:sp modelId="{7C429D8A-93AD-4E17-AD22-2CD94A4CCC78}">
      <dsp:nvSpPr>
        <dsp:cNvPr id="0" name=""/>
        <dsp:cNvSpPr/>
      </dsp:nvSpPr>
      <dsp:spPr>
        <a:xfrm>
          <a:off x="3203892" y="241890"/>
          <a:ext cx="453390" cy="83671"/>
        </a:xfrm>
        <a:custGeom>
          <a:avLst/>
          <a:gdLst/>
          <a:ahLst/>
          <a:cxnLst/>
          <a:rect l="0" t="0" r="0" b="0"/>
          <a:pathLst>
            <a:path>
              <a:moveTo>
                <a:pt x="0" y="41835"/>
              </a:moveTo>
              <a:lnTo>
                <a:pt x="453390" y="41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19252" y="272391"/>
        <a:ext cx="22669" cy="22669"/>
      </dsp:txXfrm>
    </dsp:sp>
    <dsp:sp modelId="{9F41981F-912D-4B63-88A1-5D37087B198F}">
      <dsp:nvSpPr>
        <dsp:cNvPr id="0" name=""/>
        <dsp:cNvSpPr/>
      </dsp:nvSpPr>
      <dsp:spPr>
        <a:xfrm>
          <a:off x="3657282" y="357"/>
          <a:ext cx="1133474" cy="56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增大到取余</a:t>
          </a:r>
          <a:r>
            <a:rPr lang="en-US" altLang="zh-CN" sz="1100" kern="1200"/>
            <a:t>ab</a:t>
          </a:r>
          <a:r>
            <a:rPr lang="zh-CN" altLang="en-US" sz="1100" kern="1200"/>
            <a:t>两数全为</a:t>
          </a:r>
          <a:r>
            <a:rPr lang="en-US" altLang="zh-CN" sz="1100" kern="1200"/>
            <a:t>0</a:t>
          </a:r>
          <a:r>
            <a:rPr lang="zh-CN" altLang="en-US" sz="1100" kern="1200"/>
            <a:t>即为最小公倍数</a:t>
          </a:r>
        </a:p>
      </dsp:txBody>
      <dsp:txXfrm>
        <a:off x="3673881" y="16956"/>
        <a:ext cx="1100276" cy="533539"/>
      </dsp:txXfrm>
    </dsp:sp>
    <dsp:sp modelId="{6944758F-4A8D-4306-961D-F41FFE226E04}">
      <dsp:nvSpPr>
        <dsp:cNvPr id="0" name=""/>
        <dsp:cNvSpPr/>
      </dsp:nvSpPr>
      <dsp:spPr>
        <a:xfrm rot="2144187">
          <a:off x="1564442" y="730879"/>
          <a:ext cx="558560" cy="83671"/>
        </a:xfrm>
        <a:custGeom>
          <a:avLst/>
          <a:gdLst/>
          <a:ahLst/>
          <a:cxnLst/>
          <a:rect l="0" t="0" r="0" b="0"/>
          <a:pathLst>
            <a:path>
              <a:moveTo>
                <a:pt x="0" y="41835"/>
              </a:moveTo>
              <a:lnTo>
                <a:pt x="558560" y="418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29758" y="758751"/>
        <a:ext cx="27928" cy="27928"/>
      </dsp:txXfrm>
    </dsp:sp>
    <dsp:sp modelId="{E588AA01-C1AF-45D4-8D3D-B58B029F11E7}">
      <dsp:nvSpPr>
        <dsp:cNvPr id="0" name=""/>
        <dsp:cNvSpPr/>
      </dsp:nvSpPr>
      <dsp:spPr>
        <a:xfrm>
          <a:off x="2070417" y="652462"/>
          <a:ext cx="1133474" cy="56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从最小数开始进入递减循环</a:t>
          </a:r>
        </a:p>
      </dsp:txBody>
      <dsp:txXfrm>
        <a:off x="2087016" y="669061"/>
        <a:ext cx="1100276" cy="533539"/>
      </dsp:txXfrm>
    </dsp:sp>
    <dsp:sp modelId="{EDB02C2B-C233-44DF-810C-947B1FBAE457}">
      <dsp:nvSpPr>
        <dsp:cNvPr id="0" name=""/>
        <dsp:cNvSpPr/>
      </dsp:nvSpPr>
      <dsp:spPr>
        <a:xfrm>
          <a:off x="3203892" y="893995"/>
          <a:ext cx="465971" cy="83671"/>
        </a:xfrm>
        <a:custGeom>
          <a:avLst/>
          <a:gdLst/>
          <a:ahLst/>
          <a:cxnLst/>
          <a:rect l="0" t="0" r="0" b="0"/>
          <a:pathLst>
            <a:path>
              <a:moveTo>
                <a:pt x="0" y="41835"/>
              </a:moveTo>
              <a:lnTo>
                <a:pt x="465971" y="41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25228" y="924181"/>
        <a:ext cx="23298" cy="23298"/>
      </dsp:txXfrm>
    </dsp:sp>
    <dsp:sp modelId="{3A6ACEDD-ADD2-4110-A742-4032DCF3FE98}">
      <dsp:nvSpPr>
        <dsp:cNvPr id="0" name=""/>
        <dsp:cNvSpPr/>
      </dsp:nvSpPr>
      <dsp:spPr>
        <a:xfrm>
          <a:off x="3669864" y="652462"/>
          <a:ext cx="1133474" cy="56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减小到</a:t>
          </a:r>
          <a:r>
            <a:rPr lang="en-US" altLang="zh-CN" sz="1100" kern="1200"/>
            <a:t>ab</a:t>
          </a:r>
          <a:r>
            <a:rPr lang="zh-CN" altLang="en-US" sz="1100" kern="1200"/>
            <a:t>两数对其取余全为</a:t>
          </a:r>
          <a:r>
            <a:rPr lang="en-US" altLang="zh-CN" sz="1100" kern="1200"/>
            <a:t>0</a:t>
          </a:r>
          <a:r>
            <a:rPr lang="zh-CN" altLang="en-US" sz="1100" kern="1200"/>
            <a:t>即为最大公约数</a:t>
          </a:r>
        </a:p>
      </dsp:txBody>
      <dsp:txXfrm>
        <a:off x="3686463" y="669061"/>
        <a:ext cx="1100276" cy="5335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2777E0-0645-4FFB-ACF8-0DB7BF67F178}">
      <dsp:nvSpPr>
        <dsp:cNvPr id="0" name=""/>
        <dsp:cNvSpPr/>
      </dsp:nvSpPr>
      <dsp:spPr>
        <a:xfrm>
          <a:off x="4635" y="0"/>
          <a:ext cx="1385536"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定义价格、第一天苹果数、天数、后一天苹果数这一系列变量</a:t>
          </a:r>
        </a:p>
      </dsp:txBody>
      <dsp:txXfrm>
        <a:off x="24721" y="20086"/>
        <a:ext cx="1345364" cy="645628"/>
      </dsp:txXfrm>
    </dsp:sp>
    <dsp:sp modelId="{E1FF9307-BD24-4303-9CB7-2401D7FE7CD5}">
      <dsp:nvSpPr>
        <dsp:cNvPr id="0" name=""/>
        <dsp:cNvSpPr/>
      </dsp:nvSpPr>
      <dsp:spPr>
        <a:xfrm>
          <a:off x="1528725" y="171093"/>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1528725" y="239816"/>
        <a:ext cx="205613" cy="206167"/>
      </dsp:txXfrm>
    </dsp:sp>
    <dsp:sp modelId="{000AA89D-0000-4B97-9121-67306ECA8C4D}">
      <dsp:nvSpPr>
        <dsp:cNvPr id="0" name=""/>
        <dsp:cNvSpPr/>
      </dsp:nvSpPr>
      <dsp:spPr>
        <a:xfrm>
          <a:off x="1944386" y="0"/>
          <a:ext cx="1385536"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用</a:t>
          </a:r>
          <a:r>
            <a:rPr lang="en-US" altLang="zh-CN" sz="1000" kern="1200"/>
            <a:t>while</a:t>
          </a:r>
          <a:r>
            <a:rPr lang="zh-CN" altLang="en-US" sz="1000" kern="1200"/>
            <a:t>循环结构求天数，在循环中用</a:t>
          </a:r>
          <a:r>
            <a:rPr lang="en-US" altLang="zh-CN" sz="1000" kern="1200"/>
            <a:t>+=</a:t>
          </a:r>
          <a:r>
            <a:rPr lang="zh-CN" altLang="en-US" sz="1000" kern="1200"/>
            <a:t>求苹果总个数和总价钱</a:t>
          </a:r>
        </a:p>
      </dsp:txBody>
      <dsp:txXfrm>
        <a:off x="1964472" y="20086"/>
        <a:ext cx="1345364" cy="645628"/>
      </dsp:txXfrm>
    </dsp:sp>
    <dsp:sp modelId="{724C371A-67AA-4341-A9D1-30EA2849CA94}">
      <dsp:nvSpPr>
        <dsp:cNvPr id="0" name=""/>
        <dsp:cNvSpPr/>
      </dsp:nvSpPr>
      <dsp:spPr>
        <a:xfrm>
          <a:off x="3468476" y="171093"/>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3468476" y="239816"/>
        <a:ext cx="205613" cy="206167"/>
      </dsp:txXfrm>
    </dsp:sp>
    <dsp:sp modelId="{75E4B36B-B0CB-411F-8BC5-41613EE4814D}">
      <dsp:nvSpPr>
        <dsp:cNvPr id="0" name=""/>
        <dsp:cNvSpPr/>
      </dsp:nvSpPr>
      <dsp:spPr>
        <a:xfrm>
          <a:off x="3884137" y="0"/>
          <a:ext cx="1385536"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总价钱</a:t>
          </a:r>
          <a:r>
            <a:rPr lang="en-US" altLang="zh-CN" sz="1000" kern="1200"/>
            <a:t>/</a:t>
          </a:r>
          <a:r>
            <a:rPr lang="zh-CN" altLang="en-US" sz="1000" kern="1200"/>
            <a:t>总天数 并输出</a:t>
          </a:r>
        </a:p>
      </dsp:txBody>
      <dsp:txXfrm>
        <a:off x="3904223" y="20086"/>
        <a:ext cx="1345364" cy="645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11</Pages>
  <Words>650</Words>
  <Characters>3706</Characters>
  <Application>Microsoft Office Word</Application>
  <DocSecurity>0</DocSecurity>
  <Lines>30</Lines>
  <Paragraphs>8</Paragraphs>
  <ScaleCrop>false</ScaleCrop>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竣译 侯</cp:lastModifiedBy>
  <cp:revision>7</cp:revision>
  <dcterms:created xsi:type="dcterms:W3CDTF">2022-11-08T13:54:00Z</dcterms:created>
  <dcterms:modified xsi:type="dcterms:W3CDTF">2023-11-19T02:19:00Z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1C2D230CDA814C1DB10DE6FF6C3C62F8_13</vt:lpwstr>
  </property>
</Properties>
</file>